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DF384" w14:textId="77777777" w:rsidR="00D76885" w:rsidRPr="00793F20" w:rsidRDefault="00D76885" w:rsidP="00D76885">
      <w:pPr>
        <w:jc w:val="center"/>
        <w:rPr>
          <w:lang w:val="en-NZ"/>
        </w:rPr>
      </w:pPr>
      <w:bookmarkStart w:id="0" w:name="_Hlk71639677"/>
      <w:r w:rsidRPr="00793F20">
        <w:rPr>
          <w:noProof/>
          <w:lang w:val="en-AU" w:eastAsia="en-AU"/>
        </w:rPr>
        <w:drawing>
          <wp:inline distT="0" distB="0" distL="0" distR="0" wp14:anchorId="26348019" wp14:editId="4723122D">
            <wp:extent cx="2106930" cy="110680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106930" cy="1106805"/>
                    </a:xfrm>
                    <a:prstGeom prst="rect">
                      <a:avLst/>
                    </a:prstGeom>
                    <a:noFill/>
                    <a:ln w="9525">
                      <a:noFill/>
                      <a:miter lim="800000"/>
                      <a:headEnd/>
                      <a:tailEnd/>
                    </a:ln>
                  </pic:spPr>
                </pic:pic>
              </a:graphicData>
            </a:graphic>
          </wp:inline>
        </w:drawing>
      </w:r>
    </w:p>
    <w:p w14:paraId="7BD3D84E" w14:textId="77777777" w:rsidR="00D76885" w:rsidRPr="00793F20" w:rsidRDefault="00D76885" w:rsidP="00D76885">
      <w:pPr>
        <w:spacing w:line="240" w:lineRule="exact"/>
        <w:jc w:val="center"/>
        <w:rPr>
          <w:lang w:val="en-NZ"/>
        </w:rPr>
      </w:pPr>
    </w:p>
    <w:p w14:paraId="091E21E0" w14:textId="77777777" w:rsidR="00D76885" w:rsidRPr="00793F20" w:rsidRDefault="00D76885" w:rsidP="00D76885">
      <w:pPr>
        <w:spacing w:line="240" w:lineRule="exact"/>
        <w:jc w:val="center"/>
        <w:rPr>
          <w:b/>
          <w:lang w:val="en-NZ"/>
        </w:rPr>
      </w:pPr>
      <w:r w:rsidRPr="00793F20">
        <w:rPr>
          <w:b/>
          <w:lang w:val="en-NZ"/>
        </w:rPr>
        <w:t>SCIENTIFIC COMMITTEE</w:t>
      </w:r>
    </w:p>
    <w:p w14:paraId="64063376" w14:textId="148D0106" w:rsidR="00D76885" w:rsidRPr="00793F20" w:rsidRDefault="007607BA" w:rsidP="00D76885">
      <w:pPr>
        <w:spacing w:line="240" w:lineRule="exact"/>
        <w:jc w:val="center"/>
        <w:rPr>
          <w:b/>
          <w:lang w:val="en-NZ"/>
        </w:rPr>
      </w:pPr>
      <w:del w:id="1" w:author="Paul Hamer" w:date="2022-04-07T14:17:00Z">
        <w:r w:rsidDel="00FF5411">
          <w:rPr>
            <w:rFonts w:eastAsia="Batang"/>
            <w:b/>
            <w:lang w:val="en-NZ" w:eastAsia="ko-KR"/>
          </w:rPr>
          <w:delText>S</w:delText>
        </w:r>
        <w:r w:rsidR="00CF6387" w:rsidDel="00FF5411">
          <w:rPr>
            <w:rFonts w:eastAsia="Batang"/>
            <w:b/>
            <w:lang w:val="en-NZ" w:eastAsia="ko-KR"/>
          </w:rPr>
          <w:delText xml:space="preserve">EVENTEENTH </w:delText>
        </w:r>
      </w:del>
      <w:ins w:id="2" w:author="Paul Hamer" w:date="2022-04-07T14:17:00Z">
        <w:r w:rsidR="00FF5411">
          <w:rPr>
            <w:rFonts w:eastAsia="Batang"/>
            <w:b/>
            <w:lang w:val="en-NZ" w:eastAsia="ko-KR"/>
          </w:rPr>
          <w:t xml:space="preserve">EIGHTEENTH </w:t>
        </w:r>
      </w:ins>
      <w:r w:rsidR="00D76885" w:rsidRPr="00793F20">
        <w:rPr>
          <w:b/>
          <w:lang w:val="en-NZ"/>
        </w:rPr>
        <w:t>REGULAR SESSION</w:t>
      </w:r>
    </w:p>
    <w:p w14:paraId="5CF132B2" w14:textId="77777777" w:rsidR="00D76885" w:rsidRPr="00A53738" w:rsidRDefault="00D76885" w:rsidP="00D76885">
      <w:pPr>
        <w:spacing w:line="240" w:lineRule="exact"/>
        <w:jc w:val="center"/>
        <w:rPr>
          <w:lang w:val="en-NZ"/>
        </w:rPr>
      </w:pPr>
    </w:p>
    <w:p w14:paraId="2C32C808" w14:textId="74B4A224" w:rsidR="00D76885" w:rsidRPr="00A53738" w:rsidRDefault="0051799D" w:rsidP="00D76885">
      <w:pPr>
        <w:spacing w:line="240" w:lineRule="exact"/>
        <w:jc w:val="center"/>
        <w:rPr>
          <w:lang w:val="en-NZ"/>
        </w:rPr>
      </w:pPr>
      <w:r w:rsidRPr="00A53738">
        <w:rPr>
          <w:lang w:val="en-NZ"/>
        </w:rPr>
        <w:t>1</w:t>
      </w:r>
      <w:r w:rsidR="00A53738" w:rsidRPr="00A53738">
        <w:rPr>
          <w:lang w:val="en-NZ"/>
        </w:rPr>
        <w:t>1</w:t>
      </w:r>
      <w:r w:rsidR="0020424F" w:rsidRPr="00A53738">
        <w:rPr>
          <w:lang w:val="en-NZ"/>
        </w:rPr>
        <w:t>-</w:t>
      </w:r>
      <w:r w:rsidRPr="00A53738">
        <w:rPr>
          <w:lang w:val="en-NZ"/>
        </w:rPr>
        <w:t>20</w:t>
      </w:r>
      <w:r w:rsidR="00D76885" w:rsidRPr="00A53738">
        <w:rPr>
          <w:lang w:val="en-NZ"/>
        </w:rPr>
        <w:t xml:space="preserve"> August </w:t>
      </w:r>
      <w:del w:id="3" w:author="Paul Hamer" w:date="2022-04-07T14:12:00Z">
        <w:r w:rsidR="00D76885" w:rsidRPr="00A53738" w:rsidDel="008A3C0C">
          <w:rPr>
            <w:lang w:val="en-NZ"/>
          </w:rPr>
          <w:delText>20</w:delText>
        </w:r>
        <w:r w:rsidR="00A53738" w:rsidRPr="00A53738" w:rsidDel="008A3C0C">
          <w:rPr>
            <w:lang w:val="en-NZ"/>
          </w:rPr>
          <w:delText>2</w:delText>
        </w:r>
        <w:r w:rsidR="008672EE" w:rsidDel="008A3C0C">
          <w:rPr>
            <w:lang w:val="en-NZ"/>
          </w:rPr>
          <w:delText>1</w:delText>
        </w:r>
      </w:del>
      <w:ins w:id="4" w:author="Paul Hamer" w:date="2022-04-07T14:12:00Z">
        <w:r w:rsidR="008A3C0C" w:rsidRPr="00A53738">
          <w:rPr>
            <w:lang w:val="en-NZ"/>
          </w:rPr>
          <w:t>202</w:t>
        </w:r>
        <w:r w:rsidR="008A3C0C">
          <w:rPr>
            <w:lang w:val="en-NZ"/>
          </w:rPr>
          <w:t>2</w:t>
        </w:r>
      </w:ins>
    </w:p>
    <w:p w14:paraId="6D8D40D3" w14:textId="77777777" w:rsidR="00D76885" w:rsidRPr="00793F20" w:rsidRDefault="00D76885" w:rsidP="00D76885">
      <w:pPr>
        <w:spacing w:line="240" w:lineRule="exact"/>
        <w:jc w:val="center"/>
        <w:rPr>
          <w:lang w:val="en-NZ"/>
        </w:rPr>
      </w:pPr>
    </w:p>
    <w:p w14:paraId="5EFCD5C9" w14:textId="0CC0341F" w:rsidR="00D76885" w:rsidRPr="00793F20" w:rsidRDefault="00D76885" w:rsidP="00D76885">
      <w:pPr>
        <w:pStyle w:val="BodyText3"/>
        <w:pBdr>
          <w:top w:val="single" w:sz="12" w:space="1" w:color="auto"/>
          <w:bottom w:val="single" w:sz="12" w:space="1" w:color="auto"/>
        </w:pBdr>
        <w:spacing w:after="0"/>
        <w:jc w:val="center"/>
        <w:rPr>
          <w:b/>
          <w:sz w:val="22"/>
          <w:lang w:val="en-NZ"/>
        </w:rPr>
      </w:pPr>
      <w:r w:rsidRPr="00793F20">
        <w:rPr>
          <w:b/>
          <w:sz w:val="22"/>
          <w:lang w:val="en-NZ"/>
        </w:rPr>
        <w:t xml:space="preserve">Report from the SPC </w:t>
      </w:r>
      <w:r w:rsidR="00D23415">
        <w:rPr>
          <w:b/>
          <w:sz w:val="22"/>
          <w:lang w:val="en-NZ"/>
        </w:rPr>
        <w:t>P</w:t>
      </w:r>
      <w:r w:rsidRPr="00793F20">
        <w:rPr>
          <w:b/>
          <w:sz w:val="22"/>
          <w:lang w:val="en-NZ"/>
        </w:rPr>
        <w:t>re-assess</w:t>
      </w:r>
      <w:r w:rsidR="00612217" w:rsidRPr="00793F20">
        <w:rPr>
          <w:b/>
          <w:sz w:val="22"/>
          <w:lang w:val="en-NZ"/>
        </w:rPr>
        <w:t>ment</w:t>
      </w:r>
      <w:r w:rsidR="00D23415">
        <w:rPr>
          <w:b/>
          <w:sz w:val="22"/>
          <w:lang w:val="en-NZ"/>
        </w:rPr>
        <w:t xml:space="preserve"> W</w:t>
      </w:r>
      <w:r w:rsidR="00612217" w:rsidRPr="00793F20">
        <w:rPr>
          <w:b/>
          <w:sz w:val="22"/>
          <w:lang w:val="en-NZ"/>
        </w:rPr>
        <w:t>orkshop</w:t>
      </w:r>
      <w:r w:rsidR="00D23415">
        <w:rPr>
          <w:b/>
          <w:sz w:val="22"/>
          <w:lang w:val="en-NZ"/>
        </w:rPr>
        <w:t xml:space="preserve"> -</w:t>
      </w:r>
      <w:r w:rsidR="00612217" w:rsidRPr="00793F20">
        <w:rPr>
          <w:b/>
          <w:sz w:val="22"/>
          <w:lang w:val="en-NZ"/>
        </w:rPr>
        <w:t xml:space="preserve"> </w:t>
      </w:r>
      <w:r w:rsidR="00200453">
        <w:rPr>
          <w:b/>
          <w:sz w:val="22"/>
          <w:lang w:val="en-NZ"/>
        </w:rPr>
        <w:t>March</w:t>
      </w:r>
      <w:r w:rsidR="00200453" w:rsidRPr="00793F20">
        <w:rPr>
          <w:b/>
          <w:sz w:val="22"/>
          <w:lang w:val="en-NZ"/>
        </w:rPr>
        <w:t xml:space="preserve"> </w:t>
      </w:r>
      <w:del w:id="5" w:author="Paul Hamer" w:date="2022-04-07T14:11:00Z">
        <w:r w:rsidR="00200453" w:rsidRPr="00793F20" w:rsidDel="008A3C0C">
          <w:rPr>
            <w:b/>
            <w:sz w:val="22"/>
            <w:lang w:val="en-NZ"/>
          </w:rPr>
          <w:delText>20</w:delText>
        </w:r>
        <w:r w:rsidR="00200453" w:rsidDel="008A3C0C">
          <w:rPr>
            <w:b/>
            <w:sz w:val="22"/>
            <w:lang w:val="en-NZ"/>
          </w:rPr>
          <w:delText>21</w:delText>
        </w:r>
      </w:del>
      <w:ins w:id="6" w:author="Paul Hamer" w:date="2022-04-07T14:11:00Z">
        <w:r w:rsidR="008A3C0C" w:rsidRPr="00793F20">
          <w:rPr>
            <w:b/>
            <w:sz w:val="22"/>
            <w:lang w:val="en-NZ"/>
          </w:rPr>
          <w:t>20</w:t>
        </w:r>
        <w:r w:rsidR="008A3C0C">
          <w:rPr>
            <w:b/>
            <w:sz w:val="22"/>
            <w:lang w:val="en-NZ"/>
          </w:rPr>
          <w:t>22</w:t>
        </w:r>
      </w:ins>
    </w:p>
    <w:p w14:paraId="24A27908" w14:textId="5B557119" w:rsidR="00D76885" w:rsidRPr="00793F20" w:rsidRDefault="00D76885" w:rsidP="00D76885">
      <w:pPr>
        <w:spacing w:before="60"/>
        <w:jc w:val="right"/>
        <w:rPr>
          <w:b/>
          <w:lang w:val="en-NZ"/>
        </w:rPr>
      </w:pPr>
      <w:r w:rsidRPr="00793F20">
        <w:rPr>
          <w:b/>
          <w:lang w:val="en-NZ"/>
        </w:rPr>
        <w:t>WCPFC-</w:t>
      </w:r>
      <w:del w:id="7" w:author="Paul Hamer" w:date="2022-04-07T14:11:00Z">
        <w:r w:rsidRPr="00793F20" w:rsidDel="008A3C0C">
          <w:rPr>
            <w:b/>
            <w:lang w:val="en-NZ"/>
          </w:rPr>
          <w:delText>SC</w:delText>
        </w:r>
        <w:r w:rsidR="00FC726C" w:rsidDel="008A3C0C">
          <w:rPr>
            <w:b/>
            <w:lang w:val="en-NZ"/>
          </w:rPr>
          <w:delText>1</w:delText>
        </w:r>
        <w:r w:rsidR="007607BA" w:rsidDel="008A3C0C">
          <w:rPr>
            <w:b/>
            <w:lang w:val="en-NZ"/>
          </w:rPr>
          <w:delText>6</w:delText>
        </w:r>
      </w:del>
      <w:ins w:id="8" w:author="Paul Hamer" w:date="2022-04-07T14:11:00Z">
        <w:r w:rsidR="008A3C0C" w:rsidRPr="00793F20">
          <w:rPr>
            <w:b/>
            <w:lang w:val="en-NZ"/>
          </w:rPr>
          <w:t>SC</w:t>
        </w:r>
        <w:r w:rsidR="008A3C0C">
          <w:rPr>
            <w:b/>
            <w:lang w:val="en-NZ"/>
          </w:rPr>
          <w:t>18</w:t>
        </w:r>
      </w:ins>
      <w:r w:rsidRPr="00793F20">
        <w:rPr>
          <w:b/>
          <w:lang w:val="en-NZ"/>
        </w:rPr>
        <w:t>-</w:t>
      </w:r>
      <w:del w:id="9" w:author="Paul Hamer" w:date="2022-04-07T14:11:00Z">
        <w:r w:rsidRPr="00793F20" w:rsidDel="008A3C0C">
          <w:rPr>
            <w:b/>
            <w:lang w:val="en-NZ"/>
          </w:rPr>
          <w:delText>20</w:delText>
        </w:r>
        <w:r w:rsidR="007607BA" w:rsidDel="008A3C0C">
          <w:rPr>
            <w:b/>
            <w:lang w:val="en-NZ"/>
          </w:rPr>
          <w:delText>2</w:delText>
        </w:r>
        <w:r w:rsidR="00200453" w:rsidDel="008A3C0C">
          <w:rPr>
            <w:b/>
            <w:lang w:val="en-NZ"/>
          </w:rPr>
          <w:delText>1</w:delText>
        </w:r>
      </w:del>
      <w:ins w:id="10" w:author="Paul Hamer" w:date="2022-04-07T14:11:00Z">
        <w:r w:rsidR="008A3C0C" w:rsidRPr="00793F20">
          <w:rPr>
            <w:b/>
            <w:lang w:val="en-NZ"/>
          </w:rPr>
          <w:t>20</w:t>
        </w:r>
        <w:r w:rsidR="008A3C0C">
          <w:rPr>
            <w:b/>
            <w:lang w:val="en-NZ"/>
          </w:rPr>
          <w:t>22</w:t>
        </w:r>
      </w:ins>
      <w:r w:rsidRPr="00793F20">
        <w:rPr>
          <w:b/>
          <w:lang w:val="en-NZ"/>
        </w:rPr>
        <w:t>/</w:t>
      </w:r>
      <w:r w:rsidR="006F02F2">
        <w:rPr>
          <w:b/>
          <w:lang w:val="en-NZ"/>
        </w:rPr>
        <w:t>SA-</w:t>
      </w:r>
      <w:r w:rsidR="00476129" w:rsidRPr="00793F20">
        <w:rPr>
          <w:b/>
          <w:lang w:val="en-NZ"/>
        </w:rPr>
        <w:t>IP</w:t>
      </w:r>
      <w:r w:rsidRPr="00793F20">
        <w:rPr>
          <w:b/>
          <w:lang w:val="en-NZ"/>
        </w:rPr>
        <w:t>-</w:t>
      </w:r>
      <w:del w:id="11" w:author="Paul Hamer" w:date="2022-04-07T14:12:00Z">
        <w:r w:rsidR="00D23415" w:rsidDel="008A3C0C">
          <w:rPr>
            <w:b/>
            <w:lang w:val="en-NZ"/>
          </w:rPr>
          <w:delText>02</w:delText>
        </w:r>
      </w:del>
      <w:ins w:id="12" w:author="Paul Hamer" w:date="2022-04-07T14:12:00Z">
        <w:r w:rsidR="008A3C0C">
          <w:rPr>
            <w:b/>
            <w:lang w:val="en-NZ"/>
          </w:rPr>
          <w:t>xx</w:t>
        </w:r>
      </w:ins>
    </w:p>
    <w:p w14:paraId="0809E8CC" w14:textId="77777777" w:rsidR="00D76885" w:rsidRPr="00793F20" w:rsidRDefault="00D76885" w:rsidP="00D76885">
      <w:pPr>
        <w:spacing w:line="240" w:lineRule="exact"/>
        <w:jc w:val="center"/>
        <w:rPr>
          <w:lang w:val="en-NZ"/>
        </w:rPr>
      </w:pPr>
    </w:p>
    <w:p w14:paraId="7F34991F" w14:textId="77777777" w:rsidR="00D76885" w:rsidRPr="00793F20" w:rsidRDefault="00D76885" w:rsidP="00D76885">
      <w:pPr>
        <w:spacing w:line="240" w:lineRule="exact"/>
        <w:jc w:val="center"/>
        <w:rPr>
          <w:lang w:val="en-NZ"/>
        </w:rPr>
      </w:pPr>
    </w:p>
    <w:p w14:paraId="1FE33140" w14:textId="4A9A54CD" w:rsidR="00D76885" w:rsidRPr="00FF5411" w:rsidDel="00FF5411" w:rsidRDefault="00FF5411" w:rsidP="00D76885">
      <w:pPr>
        <w:spacing w:line="240" w:lineRule="exact"/>
        <w:jc w:val="center"/>
        <w:rPr>
          <w:del w:id="13" w:author="Paul Hamer" w:date="2022-04-07T14:15:00Z"/>
          <w:bCs/>
          <w:lang w:val="en-NZ"/>
          <w:rPrChange w:id="14" w:author="Paul Hamer" w:date="2022-04-07T14:16:00Z">
            <w:rPr>
              <w:del w:id="15" w:author="Paul Hamer" w:date="2022-04-07T14:15:00Z"/>
              <w:lang w:val="en-NZ"/>
            </w:rPr>
          </w:rPrChange>
        </w:rPr>
      </w:pPr>
      <w:ins w:id="16" w:author="Paul Hamer" w:date="2022-04-07T14:15:00Z">
        <w:r>
          <w:rPr>
            <w:lang w:val="en-NZ"/>
          </w:rPr>
          <w:t>Report compiled by Paul Hamer</w:t>
        </w:r>
      </w:ins>
      <w:ins w:id="17" w:author="Paul Hamer" w:date="2022-04-07T14:16:00Z">
        <w:r>
          <w:rPr>
            <w:lang w:val="en-NZ"/>
          </w:rPr>
          <w:t xml:space="preserve">, Oceanic Fisheries Programme </w:t>
        </w:r>
      </w:ins>
    </w:p>
    <w:p w14:paraId="69E528CF" w14:textId="5C31744A" w:rsidR="00CD4EC1" w:rsidRPr="00FF5411" w:rsidDel="00FF5411" w:rsidRDefault="00415186" w:rsidP="00D76885">
      <w:pPr>
        <w:jc w:val="center"/>
        <w:rPr>
          <w:del w:id="18" w:author="Paul Hamer" w:date="2022-04-07T14:15:00Z"/>
          <w:bCs/>
          <w:lang w:val="en-NZ"/>
          <w:rPrChange w:id="19" w:author="Paul Hamer" w:date="2022-04-07T14:16:00Z">
            <w:rPr>
              <w:del w:id="20" w:author="Paul Hamer" w:date="2022-04-07T14:15:00Z"/>
              <w:b/>
              <w:lang w:val="en-NZ"/>
            </w:rPr>
          </w:rPrChange>
        </w:rPr>
      </w:pPr>
      <w:del w:id="21" w:author="Paul Hamer" w:date="2022-04-07T14:15:00Z">
        <w:r w:rsidRPr="00FF5411" w:rsidDel="00FF5411">
          <w:rPr>
            <w:bCs/>
            <w:lang w:val="en-NZ"/>
            <w:rPrChange w:id="22" w:author="Paul Hamer" w:date="2022-04-07T14:16:00Z">
              <w:rPr>
                <w:b/>
                <w:lang w:val="en-NZ"/>
              </w:rPr>
            </w:rPrChange>
          </w:rPr>
          <w:delText>Paul Hame</w:delText>
        </w:r>
        <w:r w:rsidR="00200453" w:rsidRPr="00FF5411" w:rsidDel="00FF5411">
          <w:rPr>
            <w:bCs/>
            <w:lang w:val="en-NZ"/>
            <w:rPrChange w:id="23" w:author="Paul Hamer" w:date="2022-04-07T14:16:00Z">
              <w:rPr>
                <w:b/>
                <w:lang w:val="en-NZ"/>
              </w:rPr>
            </w:rPrChange>
          </w:rPr>
          <w:delText xml:space="preserve">r, Claudio Castillo Jordan, </w:delText>
        </w:r>
      </w:del>
      <w:del w:id="24" w:author="Paul Hamer" w:date="2022-04-07T14:12:00Z">
        <w:r w:rsidR="00D23415" w:rsidRPr="00FF5411" w:rsidDel="008A3C0C">
          <w:rPr>
            <w:bCs/>
            <w:lang w:val="en-NZ"/>
            <w:rPrChange w:id="25" w:author="Paul Hamer" w:date="2022-04-07T14:16:00Z">
              <w:rPr>
                <w:b/>
                <w:lang w:val="en-NZ"/>
              </w:rPr>
            </w:rPrChange>
          </w:rPr>
          <w:delText xml:space="preserve">Haikun Xu*, </w:delText>
        </w:r>
        <w:r w:rsidR="00200453" w:rsidRPr="00FF5411" w:rsidDel="008A3C0C">
          <w:rPr>
            <w:bCs/>
            <w:lang w:val="en-NZ"/>
            <w:rPrChange w:id="26" w:author="Paul Hamer" w:date="2022-04-07T14:16:00Z">
              <w:rPr>
                <w:b/>
                <w:lang w:val="en-NZ"/>
              </w:rPr>
            </w:rPrChange>
          </w:rPr>
          <w:delText>Nicholas Ducharme-Barth, Tiffany Vidal Cunningham</w:delText>
        </w:r>
      </w:del>
    </w:p>
    <w:p w14:paraId="175B6EC2" w14:textId="646EC332" w:rsidR="00F440E5" w:rsidRPr="00FF5411" w:rsidDel="00FF5411" w:rsidRDefault="00FF5411" w:rsidP="00FF5411">
      <w:pPr>
        <w:jc w:val="center"/>
        <w:rPr>
          <w:del w:id="27" w:author="Paul Hamer" w:date="2022-04-07T14:16:00Z"/>
          <w:bCs/>
          <w:lang w:val="en-NZ"/>
          <w:rPrChange w:id="28" w:author="Paul Hamer" w:date="2022-04-07T14:16:00Z">
            <w:rPr>
              <w:del w:id="29" w:author="Paul Hamer" w:date="2022-04-07T14:16:00Z"/>
              <w:b/>
              <w:lang w:val="en-NZ"/>
            </w:rPr>
          </w:rPrChange>
        </w:rPr>
      </w:pPr>
      <w:ins w:id="30" w:author="Paul Hamer" w:date="2022-04-07T14:16:00Z">
        <w:r w:rsidRPr="00FF5411">
          <w:rPr>
            <w:bCs/>
            <w:lang w:val="en-NZ"/>
            <w:rPrChange w:id="31" w:author="Paul Hamer" w:date="2022-04-07T14:16:00Z">
              <w:rPr>
                <w:b/>
                <w:lang w:val="en-NZ"/>
              </w:rPr>
            </w:rPrChange>
          </w:rPr>
          <w:t>(OFP)</w:t>
        </w:r>
      </w:ins>
      <w:del w:id="32" w:author="Paul Hamer" w:date="2022-04-07T14:16:00Z">
        <w:r w:rsidR="00476129" w:rsidRPr="00FF5411" w:rsidDel="00FF5411">
          <w:rPr>
            <w:bCs/>
            <w:lang w:val="en-NZ"/>
            <w:rPrChange w:id="33" w:author="Paul Hamer" w:date="2022-04-07T14:16:00Z">
              <w:rPr>
                <w:b/>
                <w:lang w:val="en-NZ"/>
              </w:rPr>
            </w:rPrChange>
          </w:rPr>
          <w:delText>OFP</w:delText>
        </w:r>
      </w:del>
    </w:p>
    <w:p w14:paraId="0843427D" w14:textId="77777777" w:rsidR="00FF5411" w:rsidRPr="00793F20" w:rsidRDefault="00FF5411">
      <w:pPr>
        <w:jc w:val="center"/>
        <w:rPr>
          <w:ins w:id="34" w:author="Paul Hamer" w:date="2022-04-07T14:16:00Z"/>
          <w:b/>
          <w:lang w:val="en-NZ"/>
        </w:rPr>
      </w:pPr>
    </w:p>
    <w:p w14:paraId="29B4CEFC" w14:textId="26A9F312" w:rsidR="00D76885" w:rsidRDefault="00F440E5">
      <w:pPr>
        <w:jc w:val="center"/>
        <w:rPr>
          <w:lang w:val="en-NZ"/>
        </w:rPr>
      </w:pPr>
      <w:r w:rsidRPr="00793F20">
        <w:rPr>
          <w:lang w:val="en-NZ"/>
        </w:rPr>
        <w:t>Pacific Community</w:t>
      </w:r>
      <w:r w:rsidR="00301A48">
        <w:rPr>
          <w:lang w:val="en-NZ"/>
        </w:rPr>
        <w:t xml:space="preserve"> (SPC)</w:t>
      </w:r>
      <w:r w:rsidRPr="00793F20">
        <w:rPr>
          <w:lang w:val="en-NZ"/>
        </w:rPr>
        <w:t>, Noumea, New Caledonia</w:t>
      </w:r>
    </w:p>
    <w:p w14:paraId="60DEBEB2" w14:textId="720C7FA7" w:rsidR="00D23415" w:rsidRPr="00D23415" w:rsidDel="00FF5411" w:rsidRDefault="00D23415" w:rsidP="00D23415">
      <w:pPr>
        <w:jc w:val="center"/>
        <w:rPr>
          <w:del w:id="35" w:author="Paul Hamer" w:date="2022-04-07T14:13:00Z"/>
          <w:lang w:val="en-NZ"/>
        </w:rPr>
      </w:pPr>
      <w:del w:id="36" w:author="Paul Hamer" w:date="2022-04-07T14:13:00Z">
        <w:r w:rsidDel="00FF5411">
          <w:rPr>
            <w:lang w:val="en-NZ"/>
          </w:rPr>
          <w:delText>*Inter-American Tropical Tuna Commission</w:delText>
        </w:r>
      </w:del>
    </w:p>
    <w:p w14:paraId="4A0B8EEB" w14:textId="525618F0" w:rsidR="00415186" w:rsidRPr="00793F20" w:rsidRDefault="00415186" w:rsidP="00D76885">
      <w:pPr>
        <w:jc w:val="center"/>
        <w:rPr>
          <w:b/>
          <w:lang w:val="en-NZ"/>
        </w:rPr>
      </w:pPr>
      <w:r>
        <w:rPr>
          <w:lang w:val="en-NZ"/>
        </w:rPr>
        <w:t>E-Meeting</w:t>
      </w:r>
    </w:p>
    <w:p w14:paraId="18757077" w14:textId="77777777" w:rsidR="00D76885" w:rsidRPr="00793F20" w:rsidRDefault="00D76885">
      <w:pPr>
        <w:jc w:val="left"/>
        <w:rPr>
          <w:rFonts w:asciiTheme="majorHAnsi" w:hAnsiTheme="majorHAnsi"/>
          <w:color w:val="17365D" w:themeColor="text2" w:themeShade="BF"/>
          <w:spacing w:val="5"/>
          <w:kern w:val="28"/>
          <w:sz w:val="52"/>
          <w:lang w:val="en-NZ"/>
        </w:rPr>
      </w:pPr>
      <w:r w:rsidRPr="00793F20">
        <w:rPr>
          <w:lang w:val="en-NZ"/>
        </w:rPr>
        <w:br w:type="page"/>
      </w:r>
    </w:p>
    <w:p w14:paraId="6C6853AE" w14:textId="050F87E2" w:rsidR="00383C83" w:rsidRPr="00793F20" w:rsidRDefault="000E0913" w:rsidP="00757480">
      <w:pPr>
        <w:pStyle w:val="Title"/>
        <w:rPr>
          <w:lang w:val="en-NZ"/>
        </w:rPr>
      </w:pPr>
      <w:r w:rsidRPr="00793F20">
        <w:rPr>
          <w:lang w:val="en-NZ"/>
        </w:rPr>
        <w:lastRenderedPageBreak/>
        <w:t xml:space="preserve">Report from the SPC pre-assessment </w:t>
      </w:r>
      <w:r w:rsidR="0063140A" w:rsidRPr="00793F20">
        <w:rPr>
          <w:lang w:val="en-NZ"/>
        </w:rPr>
        <w:t>workshop</w:t>
      </w:r>
      <w:r w:rsidR="00D4049D">
        <w:rPr>
          <w:lang w:val="en-NZ"/>
        </w:rPr>
        <w:t xml:space="preserve"> (PAW)</w:t>
      </w:r>
      <w:r w:rsidR="0063140A" w:rsidRPr="00793F20">
        <w:rPr>
          <w:lang w:val="en-NZ"/>
        </w:rPr>
        <w:t xml:space="preserve">, </w:t>
      </w:r>
      <w:r w:rsidR="00CF6387">
        <w:rPr>
          <w:lang w:val="en-NZ"/>
        </w:rPr>
        <w:t>March</w:t>
      </w:r>
      <w:r w:rsidR="00CF6387" w:rsidRPr="00793F20">
        <w:rPr>
          <w:lang w:val="en-NZ"/>
        </w:rPr>
        <w:t xml:space="preserve"> </w:t>
      </w:r>
      <w:del w:id="37" w:author="Paul Hamer" w:date="2022-04-07T14:17:00Z">
        <w:r w:rsidR="00CF6387" w:rsidDel="00FF5411">
          <w:rPr>
            <w:lang w:val="en-NZ"/>
          </w:rPr>
          <w:delText>2021</w:delText>
        </w:r>
      </w:del>
      <w:ins w:id="38" w:author="Paul Hamer" w:date="2022-04-07T14:17:00Z">
        <w:r w:rsidR="00FF5411">
          <w:rPr>
            <w:lang w:val="en-NZ"/>
          </w:rPr>
          <w:t>2022</w:t>
        </w:r>
      </w:ins>
    </w:p>
    <w:p w14:paraId="795F1ADE" w14:textId="77777777" w:rsidR="00757480" w:rsidRPr="00793F20" w:rsidRDefault="00A61F5F" w:rsidP="00757480">
      <w:pPr>
        <w:pStyle w:val="Subtitle"/>
        <w:rPr>
          <w:vertAlign w:val="superscript"/>
          <w:lang w:val="en-NZ"/>
        </w:rPr>
      </w:pPr>
      <w:r w:rsidRPr="00793F20">
        <w:rPr>
          <w:lang w:val="en-NZ"/>
        </w:rPr>
        <w:t>Oceanic Fisheries Programme, Pacific Community</w:t>
      </w:r>
      <w:r w:rsidR="00757C98">
        <w:rPr>
          <w:lang w:val="en-NZ"/>
        </w:rPr>
        <w:t xml:space="preserve"> (</w:t>
      </w:r>
      <w:r w:rsidR="00CC2FCF">
        <w:rPr>
          <w:lang w:val="en-NZ"/>
        </w:rPr>
        <w:t xml:space="preserve">OFP, </w:t>
      </w:r>
      <w:r w:rsidR="00757C98">
        <w:rPr>
          <w:lang w:val="en-NZ"/>
        </w:rPr>
        <w:t>SPC)</w:t>
      </w:r>
    </w:p>
    <w:p w14:paraId="50969CC6" w14:textId="77777777" w:rsidR="00EA34B7" w:rsidRPr="00793F20" w:rsidRDefault="00506224" w:rsidP="00506224">
      <w:pPr>
        <w:pStyle w:val="Heading1"/>
        <w:rPr>
          <w:lang w:val="en-NZ"/>
        </w:rPr>
      </w:pPr>
      <w:bookmarkStart w:id="39" w:name="_Toc481043450"/>
      <w:r w:rsidRPr="00793F20">
        <w:rPr>
          <w:lang w:val="en-NZ"/>
        </w:rPr>
        <w:t>Introduction</w:t>
      </w:r>
      <w:bookmarkEnd w:id="39"/>
    </w:p>
    <w:p w14:paraId="2819FDF6" w14:textId="63773E9E" w:rsidR="00A35394" w:rsidRPr="003D6817" w:rsidRDefault="00EA34B7" w:rsidP="00476129">
      <w:pPr>
        <w:rPr>
          <w:color w:val="000000" w:themeColor="text1"/>
          <w:lang w:val="en-NZ"/>
        </w:rPr>
      </w:pPr>
      <w:r w:rsidRPr="00DD70BD">
        <w:rPr>
          <w:lang w:val="en-NZ"/>
        </w:rPr>
        <w:t xml:space="preserve">To </w:t>
      </w:r>
      <w:r w:rsidR="002E131D" w:rsidRPr="00DD70BD">
        <w:rPr>
          <w:lang w:val="en-NZ"/>
        </w:rPr>
        <w:t xml:space="preserve">help </w:t>
      </w:r>
      <w:r w:rsidR="00F24AA2">
        <w:rPr>
          <w:lang w:val="en-NZ"/>
        </w:rPr>
        <w:t>guide</w:t>
      </w:r>
      <w:r w:rsidRPr="00DD70BD">
        <w:rPr>
          <w:lang w:val="en-NZ"/>
        </w:rPr>
        <w:t xml:space="preserve"> stock assessment</w:t>
      </w:r>
      <w:ins w:id="40" w:author="Paul Hamer" w:date="2022-04-07T14:17:00Z">
        <w:r w:rsidR="00FF5411">
          <w:rPr>
            <w:lang w:val="en-NZ"/>
          </w:rPr>
          <w:t xml:space="preserve"> and related </w:t>
        </w:r>
      </w:ins>
      <w:ins w:id="41" w:author="Paul Hamer" w:date="2022-04-07T14:18:00Z">
        <w:r w:rsidR="00FF5411">
          <w:rPr>
            <w:lang w:val="en-NZ"/>
          </w:rPr>
          <w:t xml:space="preserve">fishery </w:t>
        </w:r>
      </w:ins>
      <w:ins w:id="42" w:author="Paul Hamer" w:date="2022-04-19T13:48:00Z">
        <w:r w:rsidR="009D6D83">
          <w:rPr>
            <w:lang w:val="en-NZ"/>
          </w:rPr>
          <w:t>modeling</w:t>
        </w:r>
      </w:ins>
      <w:ins w:id="43" w:author="Paul Hamer" w:date="2022-04-07T14:18:00Z">
        <w:r w:rsidR="00FF5411">
          <w:rPr>
            <w:lang w:val="en-NZ"/>
          </w:rPr>
          <w:t xml:space="preserve"> work</w:t>
        </w:r>
      </w:ins>
      <w:del w:id="44" w:author="Paul Hamer" w:date="2022-04-07T14:17:00Z">
        <w:r w:rsidRPr="00DD70BD" w:rsidDel="00FF5411">
          <w:rPr>
            <w:lang w:val="en-NZ"/>
          </w:rPr>
          <w:delText>s</w:delText>
        </w:r>
      </w:del>
      <w:r w:rsidRPr="00DD70BD">
        <w:rPr>
          <w:lang w:val="en-NZ"/>
        </w:rPr>
        <w:t xml:space="preserve"> for the </w:t>
      </w:r>
      <w:r w:rsidR="00B02BEF">
        <w:rPr>
          <w:lang w:val="en-NZ"/>
        </w:rPr>
        <w:t>Western and Central Pacific Fisheries Commission (</w:t>
      </w:r>
      <w:r w:rsidRPr="00DD70BD">
        <w:rPr>
          <w:lang w:val="en-NZ"/>
        </w:rPr>
        <w:t>WCPFC</w:t>
      </w:r>
      <w:r w:rsidR="00B02BEF">
        <w:rPr>
          <w:lang w:val="en-NZ"/>
        </w:rPr>
        <w:t>)</w:t>
      </w:r>
      <w:r w:rsidRPr="00DD70BD">
        <w:rPr>
          <w:lang w:val="en-NZ"/>
        </w:rPr>
        <w:t xml:space="preserve">, </w:t>
      </w:r>
      <w:r w:rsidR="00117277" w:rsidRPr="00DD70BD">
        <w:rPr>
          <w:lang w:val="en-NZ"/>
        </w:rPr>
        <w:t xml:space="preserve">the Oceanic Fisheries Programme </w:t>
      </w:r>
      <w:r w:rsidR="00841536">
        <w:rPr>
          <w:lang w:val="en-NZ"/>
        </w:rPr>
        <w:t xml:space="preserve">(OFP) </w:t>
      </w:r>
      <w:r w:rsidR="00117277" w:rsidRPr="00DD70BD">
        <w:rPr>
          <w:lang w:val="en-NZ"/>
        </w:rPr>
        <w:t xml:space="preserve">of </w:t>
      </w:r>
      <w:r w:rsidR="001E406B">
        <w:rPr>
          <w:lang w:val="en-NZ"/>
        </w:rPr>
        <w:t xml:space="preserve">the </w:t>
      </w:r>
      <w:r w:rsidR="00B02BEF">
        <w:rPr>
          <w:lang w:val="en-NZ"/>
        </w:rPr>
        <w:t>Pacific Community (</w:t>
      </w:r>
      <w:r w:rsidR="00117277" w:rsidRPr="00DD70BD">
        <w:rPr>
          <w:lang w:val="en-NZ"/>
        </w:rPr>
        <w:t>SPC</w:t>
      </w:r>
      <w:r w:rsidR="00B02BEF">
        <w:rPr>
          <w:lang w:val="en-NZ"/>
        </w:rPr>
        <w:t>)</w:t>
      </w:r>
      <w:r w:rsidRPr="00DD70BD">
        <w:rPr>
          <w:lang w:val="en-NZ"/>
        </w:rPr>
        <w:t xml:space="preserve"> </w:t>
      </w:r>
      <w:r w:rsidR="002E131D" w:rsidRPr="00DD70BD">
        <w:rPr>
          <w:lang w:val="en-NZ"/>
        </w:rPr>
        <w:t xml:space="preserve">has </w:t>
      </w:r>
      <w:r w:rsidR="00125EE7" w:rsidRPr="00DD70BD">
        <w:rPr>
          <w:lang w:val="en-NZ"/>
        </w:rPr>
        <w:t>sought</w:t>
      </w:r>
      <w:r w:rsidRPr="00DD70BD">
        <w:rPr>
          <w:lang w:val="en-NZ"/>
        </w:rPr>
        <w:t xml:space="preserve"> input from </w:t>
      </w:r>
      <w:r w:rsidR="003D6817">
        <w:rPr>
          <w:lang w:val="en-NZ"/>
        </w:rPr>
        <w:t xml:space="preserve">regional </w:t>
      </w:r>
      <w:r w:rsidRPr="00DD70BD">
        <w:rPr>
          <w:lang w:val="en-NZ"/>
        </w:rPr>
        <w:t xml:space="preserve">stock assessment scientists </w:t>
      </w:r>
      <w:r w:rsidR="003D6817">
        <w:rPr>
          <w:lang w:val="en-NZ"/>
        </w:rPr>
        <w:t>and representative</w:t>
      </w:r>
      <w:r w:rsidR="00B02BEF">
        <w:rPr>
          <w:lang w:val="en-NZ"/>
        </w:rPr>
        <w:t>s</w:t>
      </w:r>
      <w:r w:rsidR="003D6817">
        <w:rPr>
          <w:lang w:val="en-NZ"/>
        </w:rPr>
        <w:t xml:space="preserve"> from regional </w:t>
      </w:r>
      <w:r w:rsidR="00F24AA2">
        <w:rPr>
          <w:lang w:val="en-NZ"/>
        </w:rPr>
        <w:t xml:space="preserve">fisheries </w:t>
      </w:r>
      <w:r w:rsidR="003D6817">
        <w:rPr>
          <w:lang w:val="en-NZ"/>
        </w:rPr>
        <w:t xml:space="preserve">organisations </w:t>
      </w:r>
      <w:r w:rsidR="00117277" w:rsidRPr="00DD70BD">
        <w:rPr>
          <w:lang w:val="en-NZ"/>
        </w:rPr>
        <w:t xml:space="preserve">through the </w:t>
      </w:r>
      <w:r w:rsidR="00117277" w:rsidRPr="003D6817">
        <w:rPr>
          <w:color w:val="000000" w:themeColor="text1"/>
          <w:lang w:val="en-NZ"/>
        </w:rPr>
        <w:t xml:space="preserve">SPC pre-assessment workshop </w:t>
      </w:r>
      <w:r w:rsidR="00B02BEF">
        <w:rPr>
          <w:color w:val="000000" w:themeColor="text1"/>
          <w:lang w:val="en-NZ"/>
        </w:rPr>
        <w:t xml:space="preserve">(PAW) </w:t>
      </w:r>
      <w:r w:rsidR="00117277" w:rsidRPr="003D6817">
        <w:rPr>
          <w:color w:val="000000" w:themeColor="text1"/>
          <w:lang w:val="en-NZ"/>
        </w:rPr>
        <w:t>process</w:t>
      </w:r>
      <w:r w:rsidRPr="003D6817">
        <w:rPr>
          <w:color w:val="000000" w:themeColor="text1"/>
          <w:lang w:val="en-NZ"/>
        </w:rPr>
        <w:t xml:space="preserve">. The </w:t>
      </w:r>
      <w:del w:id="45" w:author="Paul Hamer" w:date="2022-04-07T14:18:00Z">
        <w:r w:rsidR="00F53BAF" w:rsidDel="005D1629">
          <w:rPr>
            <w:color w:val="000000" w:themeColor="text1"/>
            <w:lang w:val="en-NZ"/>
          </w:rPr>
          <w:delText>thirteenth</w:delText>
        </w:r>
        <w:r w:rsidRPr="003D6817" w:rsidDel="005D1629">
          <w:rPr>
            <w:color w:val="000000" w:themeColor="text1"/>
            <w:lang w:val="en-NZ"/>
          </w:rPr>
          <w:delText xml:space="preserve"> </w:delText>
        </w:r>
      </w:del>
      <w:ins w:id="46" w:author="Paul Hamer" w:date="2022-04-07T14:18:00Z">
        <w:r w:rsidR="005D1629">
          <w:rPr>
            <w:color w:val="000000" w:themeColor="text1"/>
            <w:lang w:val="en-NZ"/>
          </w:rPr>
          <w:t>fourteenth</w:t>
        </w:r>
        <w:r w:rsidR="005D1629" w:rsidRPr="003D6817">
          <w:rPr>
            <w:color w:val="000000" w:themeColor="text1"/>
            <w:lang w:val="en-NZ"/>
          </w:rPr>
          <w:t xml:space="preserve"> </w:t>
        </w:r>
      </w:ins>
      <w:r w:rsidRPr="003D6817">
        <w:rPr>
          <w:color w:val="000000" w:themeColor="text1"/>
          <w:lang w:val="en-NZ"/>
        </w:rPr>
        <w:t>pre-assessment workshop was held</w:t>
      </w:r>
      <w:r w:rsidR="00D22FED" w:rsidRPr="003D6817">
        <w:rPr>
          <w:color w:val="000000" w:themeColor="text1"/>
          <w:lang w:val="en-NZ"/>
        </w:rPr>
        <w:t xml:space="preserve"> </w:t>
      </w:r>
      <w:r w:rsidR="001E406B" w:rsidRPr="003D6817">
        <w:rPr>
          <w:color w:val="000000" w:themeColor="text1"/>
          <w:lang w:val="en-NZ"/>
        </w:rPr>
        <w:t xml:space="preserve">from </w:t>
      </w:r>
      <w:r w:rsidR="00CD4EC1" w:rsidRPr="003D6817">
        <w:rPr>
          <w:color w:val="000000" w:themeColor="text1"/>
          <w:lang w:val="en-NZ"/>
        </w:rPr>
        <w:t>the</w:t>
      </w:r>
      <w:r w:rsidR="00D22FED" w:rsidRPr="003D6817">
        <w:rPr>
          <w:color w:val="000000" w:themeColor="text1"/>
          <w:lang w:val="en-NZ"/>
        </w:rPr>
        <w:t xml:space="preserve"> </w:t>
      </w:r>
      <w:del w:id="47" w:author="Paul Hamer" w:date="2022-04-07T14:19:00Z">
        <w:r w:rsidR="00F53BAF" w:rsidDel="005D1629">
          <w:rPr>
            <w:color w:val="000000" w:themeColor="text1"/>
            <w:lang w:val="en-NZ"/>
          </w:rPr>
          <w:delText>30</w:delText>
        </w:r>
        <w:r w:rsidR="00F53BAF" w:rsidRPr="00F53BAF" w:rsidDel="005D1629">
          <w:rPr>
            <w:color w:val="000000" w:themeColor="text1"/>
            <w:vertAlign w:val="superscript"/>
            <w:lang w:val="en-NZ"/>
          </w:rPr>
          <w:delText>th</w:delText>
        </w:r>
        <w:r w:rsidR="00F53BAF" w:rsidDel="005D1629">
          <w:rPr>
            <w:color w:val="000000" w:themeColor="text1"/>
            <w:lang w:val="en-NZ"/>
          </w:rPr>
          <w:delText xml:space="preserve"> </w:delText>
        </w:r>
      </w:del>
      <w:ins w:id="48" w:author="Paul Hamer" w:date="2022-04-07T14:19:00Z">
        <w:r w:rsidR="005D1629">
          <w:rPr>
            <w:color w:val="000000" w:themeColor="text1"/>
            <w:lang w:val="en-NZ"/>
          </w:rPr>
          <w:t>29</w:t>
        </w:r>
        <w:r w:rsidR="005D1629" w:rsidRPr="00F53BAF">
          <w:rPr>
            <w:color w:val="000000" w:themeColor="text1"/>
            <w:vertAlign w:val="superscript"/>
            <w:lang w:val="en-NZ"/>
          </w:rPr>
          <w:t>th</w:t>
        </w:r>
        <w:r w:rsidR="005D1629">
          <w:rPr>
            <w:color w:val="000000" w:themeColor="text1"/>
            <w:lang w:val="en-NZ"/>
          </w:rPr>
          <w:t xml:space="preserve"> </w:t>
        </w:r>
      </w:ins>
      <w:r w:rsidR="00F53BAF">
        <w:rPr>
          <w:color w:val="000000" w:themeColor="text1"/>
          <w:lang w:val="en-NZ"/>
        </w:rPr>
        <w:t xml:space="preserve">March – </w:t>
      </w:r>
      <w:ins w:id="49" w:author="Paul Hamer" w:date="2022-04-07T14:19:00Z">
        <w:r w:rsidR="005D1629">
          <w:rPr>
            <w:color w:val="000000" w:themeColor="text1"/>
            <w:lang w:val="en-NZ"/>
          </w:rPr>
          <w:t>3</w:t>
        </w:r>
      </w:ins>
      <w:r w:rsidR="00F53BAF">
        <w:rPr>
          <w:color w:val="000000" w:themeColor="text1"/>
          <w:lang w:val="en-NZ"/>
        </w:rPr>
        <w:t>1</w:t>
      </w:r>
      <w:r w:rsidR="00F53BAF" w:rsidRPr="00F53BAF">
        <w:rPr>
          <w:color w:val="000000" w:themeColor="text1"/>
          <w:vertAlign w:val="superscript"/>
          <w:lang w:val="en-NZ"/>
        </w:rPr>
        <w:t>st</w:t>
      </w:r>
      <w:r w:rsidR="00F53BAF">
        <w:rPr>
          <w:color w:val="000000" w:themeColor="text1"/>
          <w:lang w:val="en-NZ"/>
        </w:rPr>
        <w:t xml:space="preserve"> </w:t>
      </w:r>
      <w:del w:id="50" w:author="Paul Hamer" w:date="2022-04-07T14:19:00Z">
        <w:r w:rsidR="00D22FED" w:rsidRPr="003D6817" w:rsidDel="005D1629">
          <w:rPr>
            <w:color w:val="000000" w:themeColor="text1"/>
            <w:lang w:val="en-NZ"/>
          </w:rPr>
          <w:delText xml:space="preserve">April </w:delText>
        </w:r>
      </w:del>
      <w:ins w:id="51" w:author="Paul Hamer" w:date="2022-04-07T14:19:00Z">
        <w:r w:rsidR="005D1629">
          <w:rPr>
            <w:color w:val="000000" w:themeColor="text1"/>
            <w:lang w:val="en-NZ"/>
          </w:rPr>
          <w:t>March</w:t>
        </w:r>
        <w:r w:rsidR="005D1629" w:rsidRPr="003D6817">
          <w:rPr>
            <w:color w:val="000000" w:themeColor="text1"/>
            <w:lang w:val="en-NZ"/>
          </w:rPr>
          <w:t xml:space="preserve"> </w:t>
        </w:r>
      </w:ins>
      <w:del w:id="52" w:author="Paul Hamer" w:date="2022-04-07T14:19:00Z">
        <w:r w:rsidR="00D22FED" w:rsidRPr="003D6817" w:rsidDel="005D1629">
          <w:rPr>
            <w:color w:val="000000" w:themeColor="text1"/>
            <w:lang w:val="en-NZ"/>
          </w:rPr>
          <w:delText>20</w:delText>
        </w:r>
        <w:r w:rsidR="007607BA" w:rsidRPr="003D6817" w:rsidDel="005D1629">
          <w:rPr>
            <w:color w:val="000000" w:themeColor="text1"/>
            <w:lang w:val="en-NZ"/>
          </w:rPr>
          <w:delText>2</w:delText>
        </w:r>
        <w:r w:rsidR="00F53BAF" w:rsidDel="005D1629">
          <w:rPr>
            <w:color w:val="000000" w:themeColor="text1"/>
            <w:lang w:val="en-NZ"/>
          </w:rPr>
          <w:delText>1</w:delText>
        </w:r>
      </w:del>
      <w:ins w:id="53" w:author="Paul Hamer" w:date="2022-04-07T14:19:00Z">
        <w:r w:rsidR="005D1629" w:rsidRPr="003D6817">
          <w:rPr>
            <w:color w:val="000000" w:themeColor="text1"/>
            <w:lang w:val="en-NZ"/>
          </w:rPr>
          <w:t>202</w:t>
        </w:r>
        <w:r w:rsidR="005D1629">
          <w:rPr>
            <w:color w:val="000000" w:themeColor="text1"/>
            <w:lang w:val="en-NZ"/>
          </w:rPr>
          <w:t>2</w:t>
        </w:r>
      </w:ins>
      <w:r w:rsidR="00F53BAF">
        <w:rPr>
          <w:color w:val="000000" w:themeColor="text1"/>
          <w:lang w:val="en-NZ"/>
        </w:rPr>
        <w:t>.</w:t>
      </w:r>
      <w:r w:rsidRPr="003D6817">
        <w:rPr>
          <w:color w:val="000000" w:themeColor="text1"/>
          <w:lang w:val="en-NZ"/>
        </w:rPr>
        <w:t xml:space="preserve"> </w:t>
      </w:r>
      <w:r w:rsidR="00F24AA2">
        <w:rPr>
          <w:color w:val="000000" w:themeColor="text1"/>
          <w:lang w:val="en-NZ"/>
        </w:rPr>
        <w:t>Due to</w:t>
      </w:r>
      <w:r w:rsidR="00257FD5" w:rsidRPr="003D6817">
        <w:rPr>
          <w:color w:val="000000" w:themeColor="text1"/>
          <w:lang w:val="en-NZ"/>
        </w:rPr>
        <w:t xml:space="preserve"> the COVID-19 pandemic, the meeting was held electronically</w:t>
      </w:r>
      <w:ins w:id="54" w:author="Paul Hamer" w:date="2022-04-07T14:19:00Z">
        <w:r w:rsidR="005D1629">
          <w:rPr>
            <w:color w:val="000000" w:themeColor="text1"/>
            <w:lang w:val="en-NZ"/>
          </w:rPr>
          <w:t xml:space="preserve">. </w:t>
        </w:r>
      </w:ins>
      <w:del w:id="55" w:author="Paul Hamer" w:date="2022-04-07T14:20:00Z">
        <w:r w:rsidR="003D6817" w:rsidDel="005D1629">
          <w:rPr>
            <w:color w:val="000000" w:themeColor="text1"/>
            <w:lang w:val="en-NZ"/>
          </w:rPr>
          <w:delText xml:space="preserve">, and focus </w:delText>
        </w:r>
        <w:r w:rsidR="00D4049D" w:rsidDel="005D1629">
          <w:rPr>
            <w:color w:val="000000" w:themeColor="text1"/>
            <w:lang w:val="en-NZ"/>
          </w:rPr>
          <w:delText xml:space="preserve">mostly </w:delText>
        </w:r>
        <w:r w:rsidR="003D6817" w:rsidDel="005D1629">
          <w:rPr>
            <w:color w:val="000000" w:themeColor="text1"/>
            <w:lang w:val="en-NZ"/>
          </w:rPr>
          <w:delText xml:space="preserve">on the </w:delText>
        </w:r>
        <w:r w:rsidR="00F53BAF" w:rsidDel="005D1629">
          <w:rPr>
            <w:color w:val="000000" w:themeColor="text1"/>
            <w:lang w:val="en-NZ"/>
          </w:rPr>
          <w:delText>three</w:delText>
        </w:r>
        <w:r w:rsidR="003D6817" w:rsidDel="005D1629">
          <w:rPr>
            <w:color w:val="000000" w:themeColor="text1"/>
            <w:lang w:val="en-NZ"/>
          </w:rPr>
          <w:delText xml:space="preserve"> key stock assessments for 202</w:delText>
        </w:r>
        <w:r w:rsidR="00F53BAF" w:rsidDel="005D1629">
          <w:rPr>
            <w:color w:val="000000" w:themeColor="text1"/>
            <w:lang w:val="en-NZ"/>
          </w:rPr>
          <w:delText>1</w:delText>
        </w:r>
        <w:r w:rsidR="003D6817" w:rsidDel="005D1629">
          <w:rPr>
            <w:color w:val="000000" w:themeColor="text1"/>
            <w:lang w:val="en-NZ"/>
          </w:rPr>
          <w:delText xml:space="preserve">: </w:delText>
        </w:r>
        <w:r w:rsidR="00B009C1" w:rsidDel="005D1629">
          <w:rPr>
            <w:color w:val="000000" w:themeColor="text1"/>
            <w:lang w:val="en-NZ"/>
          </w:rPr>
          <w:delText>S</w:delText>
        </w:r>
        <w:r w:rsidR="00A7368C" w:rsidDel="005D1629">
          <w:rPr>
            <w:color w:val="000000" w:themeColor="text1"/>
            <w:lang w:val="en-NZ"/>
          </w:rPr>
          <w:delText>outh Pacific albacore</w:delText>
        </w:r>
        <w:r w:rsidR="000C5126" w:rsidDel="005D1629">
          <w:rPr>
            <w:color w:val="000000" w:themeColor="text1"/>
            <w:lang w:val="en-NZ"/>
          </w:rPr>
          <w:delText xml:space="preserve"> </w:delText>
        </w:r>
        <w:r w:rsidR="00B02BEF" w:rsidRPr="000C5126" w:rsidDel="005D1629">
          <w:rPr>
            <w:rFonts w:cstheme="minorHAnsi"/>
            <w:i/>
            <w:color w:val="222222"/>
            <w:shd w:val="clear" w:color="auto" w:fill="FFFFFF"/>
          </w:rPr>
          <w:delText>Thunnus al</w:delText>
        </w:r>
        <w:r w:rsidR="00A7368C" w:rsidDel="005D1629">
          <w:rPr>
            <w:rFonts w:cstheme="minorHAnsi"/>
            <w:i/>
            <w:color w:val="222222"/>
            <w:shd w:val="clear" w:color="auto" w:fill="FFFFFF"/>
          </w:rPr>
          <w:delText xml:space="preserve">alunga, </w:delText>
        </w:r>
        <w:r w:rsidR="00A7368C" w:rsidRPr="00A7368C" w:rsidDel="005D1629">
          <w:rPr>
            <w:rFonts w:cstheme="minorHAnsi"/>
            <w:iCs/>
            <w:color w:val="222222"/>
            <w:shd w:val="clear" w:color="auto" w:fill="FFFFFF"/>
          </w:rPr>
          <w:delText>southwest Pacific swordfish</w:delText>
        </w:r>
        <w:r w:rsidR="00A7368C" w:rsidDel="005D1629">
          <w:rPr>
            <w:rFonts w:cstheme="minorHAnsi"/>
            <w:i/>
            <w:color w:val="222222"/>
            <w:shd w:val="clear" w:color="auto" w:fill="FFFFFF"/>
          </w:rPr>
          <w:delText>,</w:delText>
        </w:r>
        <w:r w:rsidR="00A7368C" w:rsidRPr="00A7368C" w:rsidDel="005D1629">
          <w:delText xml:space="preserve"> </w:delText>
        </w:r>
        <w:r w:rsidR="00A7368C" w:rsidRPr="00A7368C" w:rsidDel="005D1629">
          <w:rPr>
            <w:rFonts w:cstheme="minorHAnsi"/>
            <w:i/>
            <w:color w:val="222222"/>
            <w:shd w:val="clear" w:color="auto" w:fill="FFFFFF"/>
          </w:rPr>
          <w:delText>Xiphias gladius</w:delText>
        </w:r>
        <w:r w:rsidR="00A7368C" w:rsidDel="005D1629">
          <w:rPr>
            <w:rFonts w:cstheme="minorHAnsi"/>
            <w:i/>
            <w:color w:val="222222"/>
            <w:shd w:val="clear" w:color="auto" w:fill="FFFFFF"/>
          </w:rPr>
          <w:delText xml:space="preserve">, </w:delText>
        </w:r>
        <w:r w:rsidR="00A7368C" w:rsidRPr="00A7368C" w:rsidDel="005D1629">
          <w:rPr>
            <w:rFonts w:cstheme="minorHAnsi"/>
            <w:iCs/>
            <w:color w:val="222222"/>
            <w:shd w:val="clear" w:color="auto" w:fill="FFFFFF"/>
          </w:rPr>
          <w:delText>and south</w:delText>
        </w:r>
        <w:r w:rsidR="00A7368C" w:rsidRPr="00D4049D" w:rsidDel="005D1629">
          <w:rPr>
            <w:rFonts w:cstheme="minorHAnsi"/>
            <w:iCs/>
            <w:color w:val="222222"/>
            <w:shd w:val="clear" w:color="auto" w:fill="FFFFFF"/>
          </w:rPr>
          <w:delText>west Pacific blue shark,</w:delText>
        </w:r>
        <w:r w:rsidR="00A7368C" w:rsidRPr="00D4049D" w:rsidDel="005D1629">
          <w:rPr>
            <w:rFonts w:cstheme="minorHAnsi"/>
            <w:i/>
            <w:color w:val="222222"/>
            <w:shd w:val="clear" w:color="auto" w:fill="FFFFFF"/>
          </w:rPr>
          <w:delText xml:space="preserve"> Prionace glauca</w:delText>
        </w:r>
        <w:r w:rsidR="00AE178C" w:rsidRPr="00D4049D" w:rsidDel="005D1629">
          <w:rPr>
            <w:color w:val="000000" w:themeColor="text1"/>
            <w:lang w:val="en-NZ"/>
          </w:rPr>
          <w:delText xml:space="preserve">. </w:delText>
        </w:r>
        <w:r w:rsidR="00A7368C" w:rsidRPr="00D4049D" w:rsidDel="005D1629">
          <w:rPr>
            <w:color w:val="000000" w:themeColor="text1"/>
            <w:lang w:val="en-NZ"/>
          </w:rPr>
          <w:delText xml:space="preserve">Across the three days </w:delText>
        </w:r>
        <w:r w:rsidR="003E7AFC" w:rsidDel="005D1629">
          <w:rPr>
            <w:color w:val="000000" w:themeColor="text1"/>
            <w:lang w:val="en-NZ"/>
          </w:rPr>
          <w:delText>over 50</w:delText>
        </w:r>
        <w:r w:rsidR="00AE178C" w:rsidRPr="00D4049D" w:rsidDel="005D1629">
          <w:rPr>
            <w:color w:val="000000" w:themeColor="text1"/>
            <w:lang w:val="en-NZ"/>
          </w:rPr>
          <w:delText xml:space="preserve"> </w:delText>
        </w:r>
        <w:r w:rsidR="003D6817" w:rsidRPr="00D4049D" w:rsidDel="005D1629">
          <w:rPr>
            <w:color w:val="000000" w:themeColor="text1"/>
            <w:lang w:val="en-NZ"/>
          </w:rPr>
          <w:delText xml:space="preserve">participants </w:delText>
        </w:r>
        <w:r w:rsidR="00AE178C" w:rsidRPr="00D4049D" w:rsidDel="005D1629">
          <w:rPr>
            <w:color w:val="000000" w:themeColor="text1"/>
            <w:lang w:val="en-NZ"/>
          </w:rPr>
          <w:delText>joined the workshop</w:delText>
        </w:r>
        <w:r w:rsidR="00A35394" w:rsidRPr="00D4049D" w:rsidDel="005D1629">
          <w:rPr>
            <w:color w:val="000000" w:themeColor="text1"/>
            <w:lang w:val="en-NZ"/>
          </w:rPr>
          <w:delText xml:space="preserve">. </w:delText>
        </w:r>
        <w:r w:rsidR="00AB0ADB" w:rsidRPr="00D4049D" w:rsidDel="005D1629">
          <w:rPr>
            <w:color w:val="000000" w:themeColor="text1"/>
            <w:lang w:val="en-NZ"/>
          </w:rPr>
          <w:delText>The agenda</w:delText>
        </w:r>
        <w:r w:rsidR="008672EE" w:rsidRPr="00D4049D" w:rsidDel="005D1629">
          <w:rPr>
            <w:color w:val="000000" w:themeColor="text1"/>
            <w:lang w:val="en-NZ"/>
          </w:rPr>
          <w:delText xml:space="preserve"> is</w:delText>
        </w:r>
        <w:r w:rsidR="00AB0ADB" w:rsidRPr="00D4049D" w:rsidDel="005D1629">
          <w:rPr>
            <w:color w:val="000000" w:themeColor="text1"/>
            <w:lang w:val="en-NZ"/>
          </w:rPr>
          <w:delText xml:space="preserve"> </w:delText>
        </w:r>
        <w:r w:rsidR="00A35394" w:rsidRPr="00D4049D" w:rsidDel="005D1629">
          <w:rPr>
            <w:color w:val="000000" w:themeColor="text1"/>
            <w:lang w:val="en-NZ"/>
          </w:rPr>
          <w:delText>provided in Appendi</w:delText>
        </w:r>
        <w:r w:rsidR="00D4049D" w:rsidRPr="00D4049D" w:rsidDel="005D1629">
          <w:rPr>
            <w:color w:val="000000" w:themeColor="text1"/>
            <w:lang w:val="en-NZ"/>
          </w:rPr>
          <w:delText>x 1</w:delText>
        </w:r>
        <w:r w:rsidR="00AA457C" w:rsidDel="005D1629">
          <w:rPr>
            <w:color w:val="000000" w:themeColor="text1"/>
            <w:lang w:val="en-NZ"/>
          </w:rPr>
          <w:delText xml:space="preserve"> and list of attendee</w:delText>
        </w:r>
        <w:r w:rsidR="003E7AFC" w:rsidDel="005D1629">
          <w:rPr>
            <w:color w:val="000000" w:themeColor="text1"/>
            <w:lang w:val="en-NZ"/>
          </w:rPr>
          <w:delText>s</w:delText>
        </w:r>
        <w:r w:rsidR="00AA457C" w:rsidDel="005D1629">
          <w:rPr>
            <w:color w:val="000000" w:themeColor="text1"/>
            <w:lang w:val="en-NZ"/>
          </w:rPr>
          <w:delText xml:space="preserve"> that partic</w:delText>
        </w:r>
        <w:r w:rsidR="003E7AFC" w:rsidDel="005D1629">
          <w:rPr>
            <w:color w:val="000000" w:themeColor="text1"/>
            <w:lang w:val="en-NZ"/>
          </w:rPr>
          <w:delText>i</w:delText>
        </w:r>
        <w:r w:rsidR="00AA457C" w:rsidDel="005D1629">
          <w:rPr>
            <w:color w:val="000000" w:themeColor="text1"/>
            <w:lang w:val="en-NZ"/>
          </w:rPr>
          <w:delText>pa</w:delText>
        </w:r>
        <w:r w:rsidR="003E7AFC" w:rsidDel="005D1629">
          <w:rPr>
            <w:color w:val="000000" w:themeColor="text1"/>
            <w:lang w:val="en-NZ"/>
          </w:rPr>
          <w:delText>t</w:delText>
        </w:r>
        <w:r w:rsidR="00AA457C" w:rsidDel="005D1629">
          <w:rPr>
            <w:color w:val="000000" w:themeColor="text1"/>
            <w:lang w:val="en-NZ"/>
          </w:rPr>
          <w:delText xml:space="preserve">ed for some or all of </w:delText>
        </w:r>
        <w:r w:rsidR="003E7AFC" w:rsidDel="005D1629">
          <w:rPr>
            <w:color w:val="000000" w:themeColor="text1"/>
            <w:lang w:val="en-NZ"/>
          </w:rPr>
          <w:delText>t</w:delText>
        </w:r>
        <w:r w:rsidR="00AA457C" w:rsidDel="005D1629">
          <w:rPr>
            <w:color w:val="000000" w:themeColor="text1"/>
            <w:lang w:val="en-NZ"/>
          </w:rPr>
          <w:delText>h</w:delText>
        </w:r>
        <w:r w:rsidR="003E7AFC" w:rsidDel="005D1629">
          <w:rPr>
            <w:color w:val="000000" w:themeColor="text1"/>
            <w:lang w:val="en-NZ"/>
          </w:rPr>
          <w:delText>e</w:delText>
        </w:r>
        <w:r w:rsidR="00AA457C" w:rsidDel="005D1629">
          <w:rPr>
            <w:color w:val="000000" w:themeColor="text1"/>
            <w:lang w:val="en-NZ"/>
          </w:rPr>
          <w:delText xml:space="preserve"> workshop</w:delText>
        </w:r>
        <w:r w:rsidR="003E7AFC" w:rsidDel="005D1629">
          <w:rPr>
            <w:color w:val="000000" w:themeColor="text1"/>
            <w:lang w:val="en-NZ"/>
          </w:rPr>
          <w:delText xml:space="preserve"> in Appendix 2</w:delText>
        </w:r>
        <w:r w:rsidR="00A35394" w:rsidRPr="00D4049D" w:rsidDel="005D1629">
          <w:rPr>
            <w:color w:val="000000" w:themeColor="text1"/>
            <w:lang w:val="en-NZ"/>
          </w:rPr>
          <w:delText>.</w:delText>
        </w:r>
      </w:del>
    </w:p>
    <w:p w14:paraId="497BB8D0" w14:textId="24B4FE79" w:rsidR="00137A62" w:rsidDel="00FB284C" w:rsidRDefault="00AE178C" w:rsidP="00476129">
      <w:pPr>
        <w:rPr>
          <w:del w:id="56" w:author="Paul Hamer" w:date="2022-04-07T14:59:00Z"/>
          <w:lang w:val="en-NZ"/>
        </w:rPr>
      </w:pPr>
      <w:r>
        <w:rPr>
          <w:lang w:val="en-NZ"/>
        </w:rPr>
        <w:t xml:space="preserve">Day 1 </w:t>
      </w:r>
      <w:r w:rsidR="00EA34B7" w:rsidRPr="00793F20">
        <w:rPr>
          <w:lang w:val="en-NZ"/>
        </w:rPr>
        <w:t>focused on</w:t>
      </w:r>
      <w:r w:rsidR="00F47948" w:rsidRPr="00793F20">
        <w:rPr>
          <w:lang w:val="en-NZ"/>
        </w:rPr>
        <w:t xml:space="preserve"> </w:t>
      </w:r>
      <w:bookmarkStart w:id="57" w:name="_Hlk69223197"/>
      <w:r>
        <w:rPr>
          <w:lang w:val="en-NZ"/>
        </w:rPr>
        <w:t xml:space="preserve">data inputs and </w:t>
      </w:r>
      <w:del w:id="58" w:author="Paul Hamer" w:date="2022-04-19T13:49:00Z">
        <w:r w:rsidDel="009D6D83">
          <w:rPr>
            <w:lang w:val="en-NZ"/>
          </w:rPr>
          <w:delText xml:space="preserve">modelling </w:delText>
        </w:r>
      </w:del>
      <w:ins w:id="59" w:author="Paul Hamer" w:date="2022-04-19T13:49:00Z">
        <w:r w:rsidR="009D6D83">
          <w:rPr>
            <w:lang w:val="en-NZ"/>
          </w:rPr>
          <w:t xml:space="preserve">modeling </w:t>
        </w:r>
      </w:ins>
      <w:r w:rsidR="00EA34B7" w:rsidRPr="00793F20">
        <w:rPr>
          <w:lang w:val="en-NZ"/>
        </w:rPr>
        <w:t xml:space="preserve">approaches for the assessment </w:t>
      </w:r>
      <w:r w:rsidR="00117277">
        <w:rPr>
          <w:lang w:val="en-NZ"/>
        </w:rPr>
        <w:t>of</w:t>
      </w:r>
      <w:r w:rsidR="00EA34B7" w:rsidRPr="00793F20">
        <w:rPr>
          <w:lang w:val="en-NZ"/>
        </w:rPr>
        <w:t xml:space="preserve"> </w:t>
      </w:r>
      <w:del w:id="60" w:author="Paul Hamer" w:date="2022-04-07T14:20:00Z">
        <w:r w:rsidDel="005D1629">
          <w:rPr>
            <w:lang w:val="en-NZ"/>
          </w:rPr>
          <w:delText xml:space="preserve">swordfish </w:delText>
        </w:r>
      </w:del>
      <w:ins w:id="61" w:author="Paul Hamer" w:date="2022-04-07T14:20:00Z">
        <w:r w:rsidR="005D1629">
          <w:rPr>
            <w:lang w:val="en-NZ"/>
          </w:rPr>
          <w:t>skipjack tuna (</w:t>
        </w:r>
        <w:r w:rsidR="005D1629" w:rsidRPr="008F55BE">
          <w:rPr>
            <w:i/>
            <w:iCs/>
            <w:lang w:val="en-NZ"/>
            <w:rPrChange w:id="62" w:author="Paul Hamer" w:date="2022-04-07T14:24:00Z">
              <w:rPr>
                <w:lang w:val="en-NZ"/>
              </w:rPr>
            </w:rPrChange>
          </w:rPr>
          <w:t>Kats</w:t>
        </w:r>
      </w:ins>
      <w:ins w:id="63" w:author="Paul Hamer" w:date="2022-04-07T14:23:00Z">
        <w:r w:rsidR="005D1629" w:rsidRPr="008F55BE">
          <w:rPr>
            <w:i/>
            <w:iCs/>
            <w:lang w:val="en-NZ"/>
            <w:rPrChange w:id="64" w:author="Paul Hamer" w:date="2022-04-07T14:24:00Z">
              <w:rPr>
                <w:lang w:val="en-NZ"/>
              </w:rPr>
            </w:rPrChange>
          </w:rPr>
          <w:t>u</w:t>
        </w:r>
      </w:ins>
      <w:ins w:id="65" w:author="Paul Hamer" w:date="2022-04-07T14:20:00Z">
        <w:r w:rsidR="005D1629" w:rsidRPr="008F55BE">
          <w:rPr>
            <w:i/>
            <w:iCs/>
            <w:lang w:val="en-NZ"/>
            <w:rPrChange w:id="66" w:author="Paul Hamer" w:date="2022-04-07T14:24:00Z">
              <w:rPr>
                <w:lang w:val="en-NZ"/>
              </w:rPr>
            </w:rPrChange>
          </w:rPr>
          <w:t xml:space="preserve">wonus </w:t>
        </w:r>
      </w:ins>
      <w:del w:id="67" w:author="Paul Hamer" w:date="2022-04-07T14:23:00Z">
        <w:r w:rsidRPr="008F55BE" w:rsidDel="005D1629">
          <w:rPr>
            <w:i/>
            <w:iCs/>
            <w:lang w:val="en-NZ"/>
            <w:rPrChange w:id="68" w:author="Paul Hamer" w:date="2022-04-07T14:24:00Z">
              <w:rPr>
                <w:lang w:val="en-NZ"/>
              </w:rPr>
            </w:rPrChange>
          </w:rPr>
          <w:delText xml:space="preserve">in </w:delText>
        </w:r>
      </w:del>
      <w:ins w:id="69" w:author="Paul Hamer" w:date="2022-04-07T14:23:00Z">
        <w:r w:rsidR="005D1629" w:rsidRPr="008F55BE">
          <w:rPr>
            <w:i/>
            <w:iCs/>
            <w:lang w:val="en-NZ"/>
            <w:rPrChange w:id="70" w:author="Paul Hamer" w:date="2022-04-07T14:24:00Z">
              <w:rPr>
                <w:lang w:val="en-NZ"/>
              </w:rPr>
            </w:rPrChange>
          </w:rPr>
          <w:t>pelamis</w:t>
        </w:r>
        <w:r w:rsidR="005D1629">
          <w:rPr>
            <w:lang w:val="en-NZ"/>
          </w:rPr>
          <w:t xml:space="preserve">) </w:t>
        </w:r>
      </w:ins>
      <w:ins w:id="71" w:author="Paul Hamer" w:date="2022-04-07T14:24:00Z">
        <w:r w:rsidR="008F55BE">
          <w:rPr>
            <w:lang w:val="en-NZ"/>
          </w:rPr>
          <w:t xml:space="preserve">in the </w:t>
        </w:r>
      </w:ins>
      <w:ins w:id="72" w:author="Paul Hamer" w:date="2022-04-07T14:44:00Z">
        <w:r w:rsidR="002166F6">
          <w:rPr>
            <w:lang w:val="en-NZ"/>
          </w:rPr>
          <w:t>WCPFC</w:t>
        </w:r>
      </w:ins>
      <w:ins w:id="73" w:author="Paul Hamer" w:date="2022-04-07T14:43:00Z">
        <w:r w:rsidR="002166F6">
          <w:rPr>
            <w:lang w:val="en-NZ"/>
          </w:rPr>
          <w:t xml:space="preserve"> – Convention Area (WCPFC-CA)</w:t>
        </w:r>
      </w:ins>
      <w:ins w:id="74" w:author="Paul Hamer" w:date="2022-04-07T14:24:00Z">
        <w:r w:rsidR="008F55BE">
          <w:rPr>
            <w:lang w:val="en-NZ"/>
          </w:rPr>
          <w:t xml:space="preserve"> </w:t>
        </w:r>
      </w:ins>
      <w:del w:id="75" w:author="Paul Hamer" w:date="2022-04-07T14:24:00Z">
        <w:r w:rsidDel="008F55BE">
          <w:rPr>
            <w:lang w:val="en-NZ"/>
          </w:rPr>
          <w:delText xml:space="preserve">the southwest Pacific, led by Nicholas Ducharme-Barth </w:delText>
        </w:r>
      </w:del>
      <w:r>
        <w:rPr>
          <w:lang w:val="en-NZ"/>
        </w:rPr>
        <w:t>(</w:t>
      </w:r>
      <w:ins w:id="76" w:author="Paul Hamer" w:date="2022-04-07T14:44:00Z">
        <w:r w:rsidR="002166F6">
          <w:rPr>
            <w:lang w:val="en-NZ"/>
          </w:rPr>
          <w:t>lead by SPC-OFP</w:t>
        </w:r>
      </w:ins>
      <w:ins w:id="77" w:author="Paul Hamer" w:date="2022-04-07T14:56:00Z">
        <w:r w:rsidR="00F4061B">
          <w:rPr>
            <w:lang w:val="en-NZ"/>
          </w:rPr>
          <w:t xml:space="preserve">, with </w:t>
        </w:r>
      </w:ins>
      <w:ins w:id="78" w:author="Paul Hamer" w:date="2022-04-19T13:49:00Z">
        <w:r w:rsidR="009D6D83">
          <w:rPr>
            <w:lang w:val="en-NZ"/>
          </w:rPr>
          <w:t xml:space="preserve">additional </w:t>
        </w:r>
      </w:ins>
      <w:ins w:id="79" w:author="Paul Hamer" w:date="2022-04-07T14:56:00Z">
        <w:r w:rsidR="00F4061B">
          <w:rPr>
            <w:lang w:val="en-NZ"/>
          </w:rPr>
          <w:t>contri</w:t>
        </w:r>
      </w:ins>
      <w:ins w:id="80" w:author="Paul Hamer" w:date="2022-04-07T14:57:00Z">
        <w:r w:rsidR="00F4061B">
          <w:rPr>
            <w:lang w:val="en-NZ"/>
          </w:rPr>
          <w:t>butions from Tom Peatman</w:t>
        </w:r>
      </w:ins>
      <w:ins w:id="81" w:author="Paul Hamer" w:date="2022-04-19T13:49:00Z">
        <w:r w:rsidR="009D6D83" w:rsidRPr="009D6D83">
          <w:rPr>
            <w:vertAlign w:val="superscript"/>
            <w:lang w:val="en-NZ"/>
            <w:rPrChange w:id="82" w:author="Paul Hamer" w:date="2022-04-19T13:49:00Z">
              <w:rPr>
                <w:lang w:val="en-NZ"/>
              </w:rPr>
            </w:rPrChange>
          </w:rPr>
          <w:t>1</w:t>
        </w:r>
      </w:ins>
      <w:ins w:id="83" w:author="Paul Hamer" w:date="2022-04-07T14:57:00Z">
        <w:r w:rsidR="00F4061B">
          <w:rPr>
            <w:lang w:val="en-NZ"/>
          </w:rPr>
          <w:t xml:space="preserve"> and Aoki Yoshinori</w:t>
        </w:r>
      </w:ins>
      <w:ins w:id="84" w:author="Paul Hamer" w:date="2022-04-19T13:49:00Z">
        <w:r w:rsidR="009D6D83">
          <w:rPr>
            <w:vertAlign w:val="superscript"/>
            <w:lang w:val="en-NZ"/>
          </w:rPr>
          <w:t>2</w:t>
        </w:r>
      </w:ins>
      <w:ins w:id="85" w:author="Paul Hamer" w:date="2022-04-07T14:44:00Z">
        <w:r w:rsidR="002166F6">
          <w:rPr>
            <w:lang w:val="en-NZ"/>
          </w:rPr>
          <w:t>)</w:t>
        </w:r>
      </w:ins>
      <w:del w:id="86" w:author="Paul Hamer" w:date="2022-04-07T14:44:00Z">
        <w:r w:rsidDel="002166F6">
          <w:rPr>
            <w:lang w:val="en-NZ"/>
          </w:rPr>
          <w:delText>SPC)</w:delText>
        </w:r>
      </w:del>
      <w:bookmarkEnd w:id="57"/>
      <w:r>
        <w:rPr>
          <w:lang w:val="en-NZ"/>
        </w:rPr>
        <w:t>. Day 2 focussed</w:t>
      </w:r>
      <w:r w:rsidRPr="00AE178C">
        <w:rPr>
          <w:lang w:val="en-NZ"/>
        </w:rPr>
        <w:t xml:space="preserve"> on data inputs and </w:t>
      </w:r>
      <w:del w:id="87" w:author="Paul Hamer" w:date="2022-04-19T13:49:00Z">
        <w:r w:rsidRPr="00AE178C" w:rsidDel="009D6D83">
          <w:rPr>
            <w:lang w:val="en-NZ"/>
          </w:rPr>
          <w:delText xml:space="preserve">modelling </w:delText>
        </w:r>
      </w:del>
      <w:ins w:id="88" w:author="Paul Hamer" w:date="2022-04-19T13:49:00Z">
        <w:r w:rsidR="009D6D83">
          <w:rPr>
            <w:lang w:val="en-NZ"/>
          </w:rPr>
          <w:t>modeling</w:t>
        </w:r>
        <w:r w:rsidR="009D6D83" w:rsidRPr="00AE178C">
          <w:rPr>
            <w:lang w:val="en-NZ"/>
          </w:rPr>
          <w:t xml:space="preserve"> </w:t>
        </w:r>
      </w:ins>
      <w:r w:rsidRPr="00AE178C">
        <w:rPr>
          <w:lang w:val="en-NZ"/>
        </w:rPr>
        <w:t>approaches</w:t>
      </w:r>
      <w:r w:rsidRPr="00793F20">
        <w:rPr>
          <w:lang w:val="en-NZ"/>
        </w:rPr>
        <w:t xml:space="preserve"> for the assessment </w:t>
      </w:r>
      <w:r>
        <w:rPr>
          <w:lang w:val="en-NZ"/>
        </w:rPr>
        <w:t>of</w:t>
      </w:r>
      <w:r w:rsidRPr="00793F20">
        <w:rPr>
          <w:lang w:val="en-NZ"/>
        </w:rPr>
        <w:t xml:space="preserve"> </w:t>
      </w:r>
      <w:del w:id="89" w:author="Paul Hamer" w:date="2022-04-07T14:45:00Z">
        <w:r w:rsidDel="002166F6">
          <w:rPr>
            <w:lang w:val="en-NZ"/>
          </w:rPr>
          <w:delText xml:space="preserve">albacore in the </w:delText>
        </w:r>
        <w:r w:rsidR="00B009C1" w:rsidDel="002166F6">
          <w:rPr>
            <w:lang w:val="en-NZ"/>
          </w:rPr>
          <w:delText>South</w:delText>
        </w:r>
      </w:del>
      <w:ins w:id="90" w:author="Paul Hamer" w:date="2022-04-07T14:45:00Z">
        <w:r w:rsidR="002166F6">
          <w:rPr>
            <w:lang w:val="en-NZ"/>
          </w:rPr>
          <w:t xml:space="preserve">mako shark in the southwest </w:t>
        </w:r>
      </w:ins>
      <w:del w:id="91" w:author="Paul Hamer" w:date="2022-04-07T14:45:00Z">
        <w:r w:rsidR="00B009C1" w:rsidDel="002166F6">
          <w:rPr>
            <w:lang w:val="en-NZ"/>
          </w:rPr>
          <w:delText xml:space="preserve"> </w:delText>
        </w:r>
      </w:del>
      <w:r w:rsidR="00B009C1">
        <w:rPr>
          <w:lang w:val="en-NZ"/>
        </w:rPr>
        <w:t>Pacific</w:t>
      </w:r>
      <w:ins w:id="92" w:author="Paul Hamer" w:date="2022-04-07T14:45:00Z">
        <w:r w:rsidR="002166F6">
          <w:rPr>
            <w:lang w:val="en-NZ"/>
          </w:rPr>
          <w:t xml:space="preserve"> Ocean</w:t>
        </w:r>
      </w:ins>
      <w:ins w:id="93" w:author="Paul Hamer" w:date="2022-04-07T14:48:00Z">
        <w:r w:rsidR="00D2286F">
          <w:rPr>
            <w:lang w:val="en-NZ"/>
          </w:rPr>
          <w:t xml:space="preserve"> (WCPFC-CA)</w:t>
        </w:r>
      </w:ins>
      <w:ins w:id="94" w:author="Paul Hamer" w:date="2022-04-07T14:46:00Z">
        <w:r w:rsidR="002166F6">
          <w:rPr>
            <w:lang w:val="en-NZ"/>
          </w:rPr>
          <w:t>, along with follow-up work to refine the model grid used to characterise uncertainty in the</w:t>
        </w:r>
      </w:ins>
      <w:ins w:id="95" w:author="Paul Hamer" w:date="2022-04-07T14:47:00Z">
        <w:r w:rsidR="002166F6">
          <w:rPr>
            <w:lang w:val="en-NZ"/>
          </w:rPr>
          <w:t xml:space="preserve"> 2021 stock assessment of blue shark in the southwest Pacific Ocean (lead by </w:t>
        </w:r>
        <w:r w:rsidR="00D2286F">
          <w:rPr>
            <w:lang w:val="en-NZ"/>
          </w:rPr>
          <w:t>Dragonfly Data</w:t>
        </w:r>
      </w:ins>
      <w:ins w:id="96" w:author="Paul Hamer" w:date="2022-04-07T14:48:00Z">
        <w:r w:rsidR="00D2286F">
          <w:rPr>
            <w:lang w:val="en-NZ"/>
          </w:rPr>
          <w:t xml:space="preserve"> Science</w:t>
        </w:r>
      </w:ins>
      <w:ins w:id="97" w:author="Paul Hamer" w:date="2022-04-07T14:55:00Z">
        <w:r w:rsidR="00F4061B">
          <w:rPr>
            <w:lang w:val="en-NZ"/>
          </w:rPr>
          <w:t>/Sagittus</w:t>
        </w:r>
      </w:ins>
      <w:ins w:id="98" w:author="Paul Hamer" w:date="2022-04-07T14:48:00Z">
        <w:r w:rsidR="00D2286F">
          <w:rPr>
            <w:lang w:val="en-NZ"/>
          </w:rPr>
          <w:t xml:space="preserve"> a</w:t>
        </w:r>
      </w:ins>
      <w:ins w:id="99" w:author="Paul Hamer" w:date="2022-04-07T14:49:00Z">
        <w:r w:rsidR="00D2286F">
          <w:rPr>
            <w:lang w:val="en-NZ"/>
          </w:rPr>
          <w:t>n</w:t>
        </w:r>
      </w:ins>
      <w:ins w:id="100" w:author="Paul Hamer" w:date="2022-04-07T14:48:00Z">
        <w:r w:rsidR="00D2286F">
          <w:rPr>
            <w:lang w:val="en-NZ"/>
          </w:rPr>
          <w:t>d Dragonfly Data science/NOAA respectively</w:t>
        </w:r>
      </w:ins>
      <w:ins w:id="101" w:author="Paul Hamer" w:date="2022-04-19T14:22:00Z">
        <w:r w:rsidR="003B2FE8">
          <w:rPr>
            <w:vertAlign w:val="superscript"/>
            <w:lang w:val="en-NZ"/>
          </w:rPr>
          <w:t>3</w:t>
        </w:r>
      </w:ins>
      <w:ins w:id="102" w:author="Paul Hamer" w:date="2022-04-07T14:48:00Z">
        <w:r w:rsidR="00D2286F">
          <w:rPr>
            <w:lang w:val="en-NZ"/>
          </w:rPr>
          <w:t>)</w:t>
        </w:r>
      </w:ins>
      <w:ins w:id="103" w:author="Paul Hamer" w:date="2022-04-07T14:49:00Z">
        <w:r w:rsidR="00F77A0B">
          <w:rPr>
            <w:lang w:val="en-NZ"/>
          </w:rPr>
          <w:t xml:space="preserve">. </w:t>
        </w:r>
      </w:ins>
      <w:del w:id="104" w:author="Paul Hamer" w:date="2022-04-07T14:46:00Z">
        <w:r w:rsidDel="002166F6">
          <w:rPr>
            <w:lang w:val="en-NZ"/>
          </w:rPr>
          <w:delText xml:space="preserve">, encompassing both the WCPFC and IATTC Convention areas, led by Claudio Castillo Jordan (SPC) in collaboration </w:delText>
        </w:r>
        <w:r w:rsidR="007E08DC" w:rsidDel="002166F6">
          <w:rPr>
            <w:lang w:val="en-NZ"/>
          </w:rPr>
          <w:delText xml:space="preserve">with </w:delText>
        </w:r>
        <w:r w:rsidDel="002166F6">
          <w:rPr>
            <w:lang w:val="en-NZ"/>
          </w:rPr>
          <w:delText>Haikun Xu (IATTC)</w:delText>
        </w:r>
      </w:del>
      <w:del w:id="105" w:author="Paul Hamer" w:date="2022-04-07T14:49:00Z">
        <w:r w:rsidDel="00D2286F">
          <w:rPr>
            <w:lang w:val="en-NZ"/>
          </w:rPr>
          <w:delText xml:space="preserve">. </w:delText>
        </w:r>
      </w:del>
      <w:r w:rsidR="0038692E">
        <w:rPr>
          <w:lang w:val="en-NZ"/>
        </w:rPr>
        <w:t>D</w:t>
      </w:r>
      <w:r>
        <w:rPr>
          <w:lang w:val="en-NZ"/>
        </w:rPr>
        <w:t xml:space="preserve">ay 3 </w:t>
      </w:r>
      <w:del w:id="106" w:author="Paul Hamer" w:date="2022-04-07T14:49:00Z">
        <w:r w:rsidDel="00F77A0B">
          <w:rPr>
            <w:lang w:val="en-NZ"/>
          </w:rPr>
          <w:delText>started with</w:delText>
        </w:r>
      </w:del>
      <w:ins w:id="107" w:author="Paul Hamer" w:date="2022-04-07T14:49:00Z">
        <w:r w:rsidR="00F77A0B">
          <w:rPr>
            <w:lang w:val="en-NZ"/>
          </w:rPr>
          <w:t>included</w:t>
        </w:r>
      </w:ins>
      <w:r>
        <w:rPr>
          <w:lang w:val="en-NZ"/>
        </w:rPr>
        <w:t xml:space="preserve"> an overview of recent developments and consolidation work on the </w:t>
      </w:r>
      <w:r w:rsidR="00B27047" w:rsidRPr="00B27047">
        <w:rPr>
          <w:lang w:val="en-NZ"/>
        </w:rPr>
        <w:t xml:space="preserve">MULTIFAN-CL (MFCL) </w:t>
      </w:r>
      <w:r>
        <w:rPr>
          <w:lang w:val="en-NZ"/>
        </w:rPr>
        <w:t>stock assessment software</w:t>
      </w:r>
      <w:ins w:id="108" w:author="Paul Hamer" w:date="2022-04-07T14:51:00Z">
        <w:r w:rsidR="00F77A0B">
          <w:rPr>
            <w:lang w:val="en-NZ"/>
          </w:rPr>
          <w:t xml:space="preserve"> (</w:t>
        </w:r>
      </w:ins>
      <w:del w:id="109" w:author="Paul Hamer" w:date="2022-04-07T14:51:00Z">
        <w:r w:rsidDel="00F77A0B">
          <w:rPr>
            <w:lang w:val="en-NZ"/>
          </w:rPr>
          <w:delText xml:space="preserve">, </w:delText>
        </w:r>
      </w:del>
      <w:r>
        <w:rPr>
          <w:lang w:val="en-NZ"/>
        </w:rPr>
        <w:t>presented by Nick Davies</w:t>
      </w:r>
      <w:ins w:id="110" w:author="Paul Hamer" w:date="2022-04-19T14:23:00Z">
        <w:r w:rsidR="003B2FE8" w:rsidRPr="003B2FE8">
          <w:rPr>
            <w:vertAlign w:val="superscript"/>
            <w:lang w:val="en-NZ"/>
            <w:rPrChange w:id="111" w:author="Paul Hamer" w:date="2022-04-19T14:23:00Z">
              <w:rPr>
                <w:lang w:val="en-NZ"/>
              </w:rPr>
            </w:rPrChange>
          </w:rPr>
          <w:t>4</w:t>
        </w:r>
      </w:ins>
      <w:ins w:id="112" w:author="Paul Hamer" w:date="2022-04-07T14:51:00Z">
        <w:r w:rsidR="00F77A0B">
          <w:rPr>
            <w:lang w:val="en-NZ"/>
          </w:rPr>
          <w:t>)</w:t>
        </w:r>
      </w:ins>
      <w:del w:id="113" w:author="Paul Hamer" w:date="2022-04-07T14:51:00Z">
        <w:r w:rsidDel="00F77A0B">
          <w:rPr>
            <w:lang w:val="en-NZ"/>
          </w:rPr>
          <w:delText xml:space="preserve">, </w:delText>
        </w:r>
      </w:del>
      <w:del w:id="114" w:author="Paul Hamer" w:date="2022-04-07T14:50:00Z">
        <w:r w:rsidDel="00F77A0B">
          <w:rPr>
            <w:lang w:val="en-NZ"/>
          </w:rPr>
          <w:delText xml:space="preserve">before moving into </w:delText>
        </w:r>
        <w:r w:rsidR="0038692E" w:rsidRPr="0038692E" w:rsidDel="00F77A0B">
          <w:rPr>
            <w:lang w:val="en-NZ"/>
          </w:rPr>
          <w:delText xml:space="preserve">data inputs and modelling approaches for the assessment of </w:delText>
        </w:r>
        <w:r w:rsidR="0038692E" w:rsidDel="00F77A0B">
          <w:rPr>
            <w:lang w:val="en-NZ"/>
          </w:rPr>
          <w:delText>blue shark</w:delText>
        </w:r>
        <w:r w:rsidR="0038692E" w:rsidRPr="0038692E" w:rsidDel="00F77A0B">
          <w:rPr>
            <w:lang w:val="en-NZ"/>
          </w:rPr>
          <w:delText xml:space="preserve"> in the southwest Pac</w:delText>
        </w:r>
      </w:del>
      <w:ins w:id="115" w:author="Paul Hamer" w:date="2022-04-07T14:51:00Z">
        <w:r w:rsidR="00F77A0B">
          <w:rPr>
            <w:lang w:val="en-NZ"/>
          </w:rPr>
          <w:t>, a</w:t>
        </w:r>
      </w:ins>
      <w:ins w:id="116" w:author="Paul Hamer" w:date="2022-04-07T14:52:00Z">
        <w:r w:rsidR="00F77A0B">
          <w:rPr>
            <w:lang w:val="en-NZ"/>
          </w:rPr>
          <w:t xml:space="preserve"> background and </w:t>
        </w:r>
      </w:ins>
      <w:del w:id="117" w:author="Paul Hamer" w:date="2022-04-07T14:50:00Z">
        <w:r w:rsidR="0038692E" w:rsidRPr="0038692E" w:rsidDel="00F77A0B">
          <w:rPr>
            <w:lang w:val="en-NZ"/>
          </w:rPr>
          <w:delText>ific</w:delText>
        </w:r>
      </w:del>
      <w:ins w:id="118" w:author="Paul Hamer" w:date="2022-04-07T14:50:00Z">
        <w:r w:rsidR="00F77A0B">
          <w:rPr>
            <w:lang w:val="en-NZ"/>
          </w:rPr>
          <w:t xml:space="preserve">overview of </w:t>
        </w:r>
      </w:ins>
      <w:ins w:id="119" w:author="Paul Hamer" w:date="2022-04-07T14:55:00Z">
        <w:r w:rsidR="00F4061B">
          <w:rPr>
            <w:lang w:val="en-NZ"/>
          </w:rPr>
          <w:t xml:space="preserve">the </w:t>
        </w:r>
      </w:ins>
      <w:ins w:id="120" w:author="Paul Hamer" w:date="2022-04-07T14:50:00Z">
        <w:r w:rsidR="00F77A0B">
          <w:rPr>
            <w:lang w:val="en-NZ"/>
          </w:rPr>
          <w:t>process for the peer review of the 2020 yellowfin tuna assessment in the WCPFC-CA</w:t>
        </w:r>
      </w:ins>
      <w:r w:rsidR="0038692E" w:rsidRPr="0038692E">
        <w:rPr>
          <w:lang w:val="en-NZ"/>
        </w:rPr>
        <w:t xml:space="preserve">, </w:t>
      </w:r>
      <w:ins w:id="121" w:author="Paul Hamer" w:date="2022-04-07T14:52:00Z">
        <w:r w:rsidR="00F4061B">
          <w:rPr>
            <w:lang w:val="en-NZ"/>
          </w:rPr>
          <w:t>presentation of approache</w:t>
        </w:r>
      </w:ins>
      <w:ins w:id="122" w:author="Paul Hamer" w:date="2022-04-07T14:53:00Z">
        <w:r w:rsidR="00F4061B">
          <w:rPr>
            <w:lang w:val="en-NZ"/>
          </w:rPr>
          <w:t xml:space="preserve">s </w:t>
        </w:r>
      </w:ins>
      <w:ins w:id="123" w:author="Paul Hamer" w:date="2022-04-07T14:56:00Z">
        <w:r w:rsidR="00F4061B">
          <w:rPr>
            <w:lang w:val="en-NZ"/>
          </w:rPr>
          <w:t>for</w:t>
        </w:r>
      </w:ins>
      <w:ins w:id="124" w:author="Paul Hamer" w:date="2022-04-07T14:53:00Z">
        <w:r w:rsidR="00F4061B">
          <w:rPr>
            <w:lang w:val="en-NZ"/>
          </w:rPr>
          <w:t xml:space="preserve"> provid</w:t>
        </w:r>
      </w:ins>
      <w:ins w:id="125" w:author="Paul Hamer" w:date="2022-04-07T14:56:00Z">
        <w:r w:rsidR="00F4061B">
          <w:rPr>
            <w:lang w:val="en-NZ"/>
          </w:rPr>
          <w:t>ing</w:t>
        </w:r>
      </w:ins>
      <w:ins w:id="126" w:author="Paul Hamer" w:date="2022-04-07T14:53:00Z">
        <w:r w:rsidR="00F4061B">
          <w:rPr>
            <w:lang w:val="en-NZ"/>
          </w:rPr>
          <w:t xml:space="preserve"> open, repeatable and transparent stock assessments by SPC-OFP, </w:t>
        </w:r>
      </w:ins>
      <w:ins w:id="127" w:author="Paul Hamer" w:date="2022-04-07T14:54:00Z">
        <w:r w:rsidR="00F4061B">
          <w:rPr>
            <w:lang w:val="en-NZ"/>
          </w:rPr>
          <w:t xml:space="preserve">and a session on progress with MSE </w:t>
        </w:r>
      </w:ins>
      <w:ins w:id="128" w:author="Paul Hamer" w:date="2022-04-19T14:23:00Z">
        <w:r w:rsidR="003B2FE8">
          <w:rPr>
            <w:lang w:val="en-NZ"/>
          </w:rPr>
          <w:t>modeling</w:t>
        </w:r>
      </w:ins>
      <w:ins w:id="129" w:author="Paul Hamer" w:date="2022-04-07T14:54:00Z">
        <w:r w:rsidR="00F4061B">
          <w:rPr>
            <w:lang w:val="en-NZ"/>
          </w:rPr>
          <w:t xml:space="preserve"> and harvest strategy development for the four target </w:t>
        </w:r>
      </w:ins>
      <w:ins w:id="130" w:author="Paul Hamer" w:date="2022-04-07T14:55:00Z">
        <w:r w:rsidR="00F4061B">
          <w:rPr>
            <w:lang w:val="en-NZ"/>
          </w:rPr>
          <w:t>tuna stocks in the WCPFC-CA (OFP-SPC).</w:t>
        </w:r>
      </w:ins>
      <w:del w:id="131" w:author="Paul Hamer" w:date="2022-04-07T14:54:00Z">
        <w:r w:rsidR="0038692E" w:rsidRPr="0038692E" w:rsidDel="00F4061B">
          <w:rPr>
            <w:lang w:val="en-NZ"/>
          </w:rPr>
          <w:delText xml:space="preserve">being </w:delText>
        </w:r>
        <w:r w:rsidR="0038692E" w:rsidDel="00F4061B">
          <w:rPr>
            <w:lang w:val="en-NZ"/>
          </w:rPr>
          <w:delText>conducted by Saggitus</w:delText>
        </w:r>
        <w:r w:rsidR="00137A62" w:rsidDel="00F4061B">
          <w:rPr>
            <w:lang w:val="en-NZ"/>
          </w:rPr>
          <w:delText xml:space="preserve"> LTD</w:delText>
        </w:r>
        <w:r w:rsidR="0038692E" w:rsidDel="00F4061B">
          <w:rPr>
            <w:lang w:val="en-NZ"/>
          </w:rPr>
          <w:delText xml:space="preserve"> and Dragonfly</w:delText>
        </w:r>
        <w:r w:rsidR="00D932C3" w:rsidDel="00F4061B">
          <w:rPr>
            <w:lang w:val="en-NZ"/>
          </w:rPr>
          <w:delText xml:space="preserve"> Data Science (Stephen Brouwer, Philipp Neubauer and Kath Large)</w:delText>
        </w:r>
        <w:r w:rsidR="00EA34B7" w:rsidRPr="00793F20" w:rsidDel="00F4061B">
          <w:rPr>
            <w:lang w:val="en-NZ"/>
          </w:rPr>
          <w:delText>.</w:delText>
        </w:r>
        <w:r w:rsidR="00BD7979" w:rsidRPr="00793F20" w:rsidDel="00F4061B">
          <w:rPr>
            <w:lang w:val="en-NZ"/>
          </w:rPr>
          <w:delText xml:space="preserve"> </w:delText>
        </w:r>
        <w:r w:rsidR="00137A62" w:rsidDel="00F4061B">
          <w:rPr>
            <w:lang w:val="en-NZ"/>
          </w:rPr>
          <w:delText xml:space="preserve">Day 3 finished with a presentation from Eric Chang of </w:delText>
        </w:r>
        <w:r w:rsidR="00137A62" w:rsidRPr="00137A62" w:rsidDel="00F4061B">
          <w:rPr>
            <w:lang w:val="en-NZ"/>
          </w:rPr>
          <w:delText>National Sun Yat-sen University</w:delText>
        </w:r>
        <w:r w:rsidR="00137A62" w:rsidDel="00F4061B">
          <w:rPr>
            <w:lang w:val="en-NZ"/>
          </w:rPr>
          <w:delText xml:space="preserve"> on collaboration work with SPC to improve length – weight conversion equations for bigeye tuna</w:delText>
        </w:r>
        <w:r w:rsidR="00497C1D" w:rsidDel="00F4061B">
          <w:rPr>
            <w:lang w:val="en-NZ"/>
          </w:rPr>
          <w:delText xml:space="preserve">, and a brief update of the follow-up work and </w:delText>
        </w:r>
        <w:r w:rsidR="003C54FE" w:rsidDel="00F4061B">
          <w:rPr>
            <w:lang w:val="en-NZ"/>
          </w:rPr>
          <w:delText xml:space="preserve">the </w:delText>
        </w:r>
        <w:r w:rsidR="00497C1D" w:rsidDel="00F4061B">
          <w:rPr>
            <w:lang w:val="en-NZ"/>
          </w:rPr>
          <w:delText xml:space="preserve">process for peer review of the </w:delText>
        </w:r>
        <w:r w:rsidR="008672EE" w:rsidDel="00F4061B">
          <w:rPr>
            <w:lang w:val="en-NZ"/>
          </w:rPr>
          <w:delText>2020</w:delText>
        </w:r>
        <w:r w:rsidR="00497C1D" w:rsidDel="00F4061B">
          <w:rPr>
            <w:lang w:val="en-NZ"/>
          </w:rPr>
          <w:delText xml:space="preserve"> yellowfin </w:delText>
        </w:r>
        <w:r w:rsidR="003C54FE" w:rsidDel="00F4061B">
          <w:rPr>
            <w:lang w:val="en-NZ"/>
          </w:rPr>
          <w:delText xml:space="preserve">tuna </w:delText>
        </w:r>
        <w:r w:rsidR="00497C1D" w:rsidDel="00F4061B">
          <w:rPr>
            <w:lang w:val="en-NZ"/>
          </w:rPr>
          <w:delText>assessment in the WCPO.</w:delText>
        </w:r>
      </w:del>
      <w:ins w:id="132" w:author="Paul Hamer" w:date="2022-04-07T14:59:00Z">
        <w:r w:rsidR="00FB284C">
          <w:rPr>
            <w:lang w:val="en-NZ"/>
          </w:rPr>
          <w:t xml:space="preserve"> </w:t>
        </w:r>
      </w:ins>
    </w:p>
    <w:p w14:paraId="08308131" w14:textId="39FD031C" w:rsidR="00EA34B7" w:rsidRPr="00793F20" w:rsidRDefault="003C54FE" w:rsidP="00476129">
      <w:pPr>
        <w:rPr>
          <w:lang w:val="en-NZ"/>
        </w:rPr>
      </w:pPr>
      <w:r>
        <w:rPr>
          <w:lang w:val="en-NZ"/>
        </w:rPr>
        <w:t>The meeting was chaired by Paul Hamer (SPC</w:t>
      </w:r>
      <w:ins w:id="133" w:author="Paul Hamer" w:date="2022-04-07T14:59:00Z">
        <w:r w:rsidR="00FB284C">
          <w:rPr>
            <w:lang w:val="en-NZ"/>
          </w:rPr>
          <w:t>-OFP</w:t>
        </w:r>
      </w:ins>
      <w:del w:id="134" w:author="Paul Hamer" w:date="2022-04-07T14:59:00Z">
        <w:r w:rsidDel="00FB284C">
          <w:rPr>
            <w:lang w:val="en-NZ"/>
          </w:rPr>
          <w:delText>, Oceanic Fisheries Programme</w:delText>
        </w:r>
      </w:del>
      <w:r>
        <w:rPr>
          <w:lang w:val="en-NZ"/>
        </w:rPr>
        <w:t xml:space="preserve">). </w:t>
      </w:r>
      <w:del w:id="135" w:author="Paul Hamer" w:date="2022-04-07T14:58:00Z">
        <w:r w:rsidR="009E6140" w:rsidDel="00FB284C">
          <w:rPr>
            <w:lang w:val="en-NZ"/>
          </w:rPr>
          <w:delText>T</w:delText>
        </w:r>
        <w:r w:rsidR="009E6140" w:rsidRPr="00793F20" w:rsidDel="00FB284C">
          <w:rPr>
            <w:lang w:val="en-NZ"/>
          </w:rPr>
          <w:delText xml:space="preserve">he </w:delText>
        </w:r>
        <w:r w:rsidR="00497C1D" w:rsidDel="00FB284C">
          <w:rPr>
            <w:lang w:val="en-NZ"/>
          </w:rPr>
          <w:delText>core</w:delText>
        </w:r>
        <w:r w:rsidR="009E6140" w:rsidDel="00FB284C">
          <w:rPr>
            <w:lang w:val="en-NZ"/>
          </w:rPr>
          <w:delText xml:space="preserve"> presentations were </w:delText>
        </w:r>
        <w:r w:rsidR="009E6140" w:rsidRPr="00793F20" w:rsidDel="00FB284C">
          <w:rPr>
            <w:lang w:val="en-NZ"/>
          </w:rPr>
          <w:delText>made by SPC staff</w:delText>
        </w:r>
        <w:r w:rsidR="00F24AA2" w:rsidDel="00FB284C">
          <w:rPr>
            <w:lang w:val="en-NZ"/>
          </w:rPr>
          <w:delText xml:space="preserve">, with </w:delText>
        </w:r>
        <w:r w:rsidR="00497C1D" w:rsidDel="00FB284C">
          <w:rPr>
            <w:lang w:val="en-NZ"/>
          </w:rPr>
          <w:delText xml:space="preserve">additional </w:delText>
        </w:r>
        <w:r w:rsidR="00F24AA2" w:rsidDel="00FB284C">
          <w:rPr>
            <w:lang w:val="en-NZ"/>
          </w:rPr>
          <w:delText>pr</w:delText>
        </w:r>
        <w:r w:rsidR="009E6140" w:rsidDel="00FB284C">
          <w:rPr>
            <w:lang w:val="en-NZ"/>
          </w:rPr>
          <w:delText xml:space="preserve">esentations on age and growth studies for </w:delText>
        </w:r>
        <w:r w:rsidR="00497C1D" w:rsidDel="00FB284C">
          <w:rPr>
            <w:lang w:val="en-NZ"/>
          </w:rPr>
          <w:delText>albacore</w:delText>
        </w:r>
        <w:r w:rsidR="009E6140" w:rsidDel="00FB284C">
          <w:rPr>
            <w:lang w:val="en-NZ"/>
          </w:rPr>
          <w:delText xml:space="preserve"> tuna provided by </w:delText>
        </w:r>
        <w:r w:rsidR="00497C1D" w:rsidDel="00FB284C">
          <w:rPr>
            <w:lang w:val="en-NZ"/>
          </w:rPr>
          <w:delText xml:space="preserve">Jessica Farley </w:delText>
        </w:r>
        <w:r w:rsidDel="00FB284C">
          <w:rPr>
            <w:lang w:val="en-NZ"/>
          </w:rPr>
          <w:delText>(</w:delText>
        </w:r>
        <w:r w:rsidR="00497C1D" w:rsidDel="00FB284C">
          <w:rPr>
            <w:lang w:val="en-NZ"/>
          </w:rPr>
          <w:delText>CSIRO</w:delText>
        </w:r>
        <w:r w:rsidDel="00FB284C">
          <w:rPr>
            <w:lang w:val="en-NZ"/>
          </w:rPr>
          <w:delText>)</w:delText>
        </w:r>
        <w:r w:rsidR="00497C1D" w:rsidDel="00FB284C">
          <w:rPr>
            <w:lang w:val="en-NZ"/>
          </w:rPr>
          <w:delText xml:space="preserve">, and CPUE analysis for swordfish in Australia and New Zealand provided by Rob Campbell </w:delText>
        </w:r>
        <w:r w:rsidDel="00FB284C">
          <w:rPr>
            <w:lang w:val="en-NZ"/>
          </w:rPr>
          <w:delText>(</w:delText>
        </w:r>
        <w:r w:rsidR="00497C1D" w:rsidDel="00FB284C">
          <w:rPr>
            <w:lang w:val="en-NZ"/>
          </w:rPr>
          <w:delText>CSIRO</w:delText>
        </w:r>
        <w:r w:rsidDel="00FB284C">
          <w:rPr>
            <w:lang w:val="en-NZ"/>
          </w:rPr>
          <w:delText>)</w:delText>
        </w:r>
        <w:r w:rsidR="00497C1D" w:rsidDel="00FB284C">
          <w:rPr>
            <w:lang w:val="en-NZ"/>
          </w:rPr>
          <w:delText xml:space="preserve"> and Owen Anderson </w:delText>
        </w:r>
        <w:r w:rsidDel="00FB284C">
          <w:rPr>
            <w:lang w:val="en-NZ"/>
          </w:rPr>
          <w:delText>(</w:delText>
        </w:r>
        <w:r w:rsidR="00497C1D" w:rsidDel="00FB284C">
          <w:rPr>
            <w:lang w:val="en-NZ"/>
          </w:rPr>
          <w:delText>NIWA</w:delText>
        </w:r>
        <w:r w:rsidDel="00FB284C">
          <w:rPr>
            <w:lang w:val="en-NZ"/>
          </w:rPr>
          <w:delText>)</w:delText>
        </w:r>
        <w:r w:rsidR="00497C1D" w:rsidDel="00FB284C">
          <w:rPr>
            <w:lang w:val="en-NZ"/>
          </w:rPr>
          <w:delText xml:space="preserve">, respectively. </w:delText>
        </w:r>
      </w:del>
      <w:r w:rsidR="00BD7979" w:rsidRPr="00793F20">
        <w:rPr>
          <w:lang w:val="en-NZ"/>
        </w:rPr>
        <w:t xml:space="preserve">The meeting operated under the terms of reference provided in Appendix </w:t>
      </w:r>
      <w:r w:rsidR="00C6175D">
        <w:rPr>
          <w:lang w:val="en-NZ"/>
        </w:rPr>
        <w:t>3</w:t>
      </w:r>
      <w:r>
        <w:rPr>
          <w:lang w:val="en-NZ"/>
        </w:rPr>
        <w:t>.</w:t>
      </w:r>
    </w:p>
    <w:p w14:paraId="382483BF" w14:textId="77777777" w:rsidR="003B2FE8" w:rsidRDefault="005236F6" w:rsidP="00F817B1">
      <w:pPr>
        <w:rPr>
          <w:ins w:id="136" w:author="Paul Hamer" w:date="2022-04-19T14:26:00Z"/>
          <w:lang w:val="en-NZ"/>
        </w:rPr>
      </w:pPr>
      <w:r w:rsidRPr="005236F6">
        <w:rPr>
          <w:lang w:val="en-NZ"/>
        </w:rPr>
        <w:t xml:space="preserve">This report briefly </w:t>
      </w:r>
      <w:del w:id="137" w:author="Paul Hamer" w:date="2022-04-07T14:59:00Z">
        <w:r w:rsidRPr="005236F6" w:rsidDel="00FB284C">
          <w:rPr>
            <w:lang w:val="en-NZ"/>
          </w:rPr>
          <w:delText xml:space="preserve">describes </w:delText>
        </w:r>
      </w:del>
      <w:ins w:id="138" w:author="Paul Hamer" w:date="2022-04-19T14:23:00Z">
        <w:r w:rsidR="003B2FE8">
          <w:rPr>
            <w:lang w:val="en-NZ"/>
          </w:rPr>
          <w:t>summarises</w:t>
        </w:r>
      </w:ins>
      <w:ins w:id="139" w:author="Paul Hamer" w:date="2022-04-07T14:59:00Z">
        <w:r w:rsidR="00FB284C" w:rsidRPr="005236F6">
          <w:rPr>
            <w:lang w:val="en-NZ"/>
          </w:rPr>
          <w:t xml:space="preserve"> </w:t>
        </w:r>
      </w:ins>
      <w:r w:rsidRPr="005236F6">
        <w:rPr>
          <w:lang w:val="en-NZ"/>
        </w:rPr>
        <w:t xml:space="preserve">the various </w:t>
      </w:r>
      <w:del w:id="140" w:author="Paul Hamer" w:date="2022-04-07T14:59:00Z">
        <w:r w:rsidRPr="005236F6" w:rsidDel="00FB284C">
          <w:rPr>
            <w:lang w:val="en-NZ"/>
          </w:rPr>
          <w:delText xml:space="preserve">workshop </w:delText>
        </w:r>
      </w:del>
      <w:r w:rsidRPr="005236F6">
        <w:rPr>
          <w:lang w:val="en-NZ"/>
        </w:rPr>
        <w:t xml:space="preserve">presentations and related comments and discussions with a focus on the important issues and suggestions made. The report does not attribute comments to countries or individuals except where the comment </w:t>
      </w:r>
      <w:ins w:id="141" w:author="Paul Hamer" w:date="2022-04-19T14:24:00Z">
        <w:r w:rsidR="003B2FE8">
          <w:rPr>
            <w:lang w:val="en-NZ"/>
          </w:rPr>
          <w:t xml:space="preserve">is </w:t>
        </w:r>
      </w:ins>
      <w:r w:rsidRPr="005236F6">
        <w:rPr>
          <w:lang w:val="en-NZ"/>
        </w:rPr>
        <w:t>related to the agreement to provide data or to undertake particular analyses. The</w:t>
      </w:r>
      <w:del w:id="142" w:author="Paul Hamer" w:date="2022-04-19T14:24:00Z">
        <w:r w:rsidRPr="005236F6" w:rsidDel="003B2FE8">
          <w:rPr>
            <w:lang w:val="en-NZ"/>
          </w:rPr>
          <w:delText xml:space="preserve"> relevant </w:delText>
        </w:r>
      </w:del>
      <w:ins w:id="143" w:author="Paul Hamer" w:date="2022-04-19T14:24:00Z">
        <w:r w:rsidR="003B2FE8" w:rsidRPr="005236F6">
          <w:rPr>
            <w:lang w:val="en-NZ"/>
          </w:rPr>
          <w:t xml:space="preserve"> </w:t>
        </w:r>
      </w:ins>
      <w:r w:rsidRPr="005236F6">
        <w:rPr>
          <w:lang w:val="en-NZ"/>
        </w:rPr>
        <w:t>stock assessment scientists will address</w:t>
      </w:r>
      <w:ins w:id="144" w:author="Paul Hamer" w:date="2022-04-19T14:25:00Z">
        <w:r w:rsidR="003B2FE8">
          <w:rPr>
            <w:lang w:val="en-NZ"/>
          </w:rPr>
          <w:t xml:space="preserve"> or respond to</w:t>
        </w:r>
      </w:ins>
      <w:r w:rsidRPr="005236F6">
        <w:rPr>
          <w:lang w:val="en-NZ"/>
        </w:rPr>
        <w:t xml:space="preserve"> </w:t>
      </w:r>
      <w:ins w:id="145" w:author="Paul Hamer" w:date="2022-04-19T14:24:00Z">
        <w:r w:rsidR="003B2FE8">
          <w:rPr>
            <w:lang w:val="en-NZ"/>
          </w:rPr>
          <w:t xml:space="preserve">the </w:t>
        </w:r>
      </w:ins>
      <w:del w:id="146" w:author="Paul Hamer" w:date="2022-04-07T15:00:00Z">
        <w:r w:rsidRPr="005236F6" w:rsidDel="00FB284C">
          <w:rPr>
            <w:lang w:val="en-NZ"/>
          </w:rPr>
          <w:delText xml:space="preserve">any </w:delText>
        </w:r>
      </w:del>
      <w:r w:rsidRPr="005236F6">
        <w:rPr>
          <w:lang w:val="en-NZ"/>
        </w:rPr>
        <w:t xml:space="preserve">recommendations provided in this report to the extent possible. It must be noted that the extent to which suggestions can be incorporated into the </w:t>
      </w:r>
      <w:del w:id="147" w:author="Paul Hamer" w:date="2022-04-07T15:00:00Z">
        <w:r w:rsidRPr="005236F6" w:rsidDel="00FB284C">
          <w:rPr>
            <w:lang w:val="en-NZ"/>
          </w:rPr>
          <w:delText xml:space="preserve">modelling </w:delText>
        </w:r>
      </w:del>
      <w:ins w:id="148" w:author="Paul Hamer" w:date="2022-04-07T15:00:00Z">
        <w:r w:rsidR="00FB284C">
          <w:rPr>
            <w:lang w:val="en-NZ"/>
          </w:rPr>
          <w:t>stock assessment</w:t>
        </w:r>
      </w:ins>
      <w:ins w:id="149" w:author="Paul Hamer" w:date="2022-04-19T14:25:00Z">
        <w:r w:rsidR="003B2FE8">
          <w:rPr>
            <w:lang w:val="en-NZ"/>
          </w:rPr>
          <w:t>s</w:t>
        </w:r>
      </w:ins>
      <w:ins w:id="150" w:author="Paul Hamer" w:date="2022-04-07T15:00:00Z">
        <w:r w:rsidR="00FB284C">
          <w:rPr>
            <w:lang w:val="en-NZ"/>
          </w:rPr>
          <w:t xml:space="preserve"> or other related work</w:t>
        </w:r>
        <w:r w:rsidR="00FB284C" w:rsidRPr="005236F6">
          <w:rPr>
            <w:lang w:val="en-NZ"/>
          </w:rPr>
          <w:t xml:space="preserve"> </w:t>
        </w:r>
      </w:ins>
      <w:r w:rsidRPr="005236F6">
        <w:rPr>
          <w:lang w:val="en-NZ"/>
        </w:rPr>
        <w:t>prior to the Scientific Committee (</w:t>
      </w:r>
      <w:del w:id="151" w:author="Paul Hamer" w:date="2022-04-07T15:00:00Z">
        <w:r w:rsidRPr="005236F6" w:rsidDel="00FB284C">
          <w:rPr>
            <w:lang w:val="en-NZ"/>
          </w:rPr>
          <w:delText>SC17</w:delText>
        </w:r>
      </w:del>
      <w:ins w:id="152" w:author="Paul Hamer" w:date="2022-04-07T15:00:00Z">
        <w:r w:rsidR="00FB284C" w:rsidRPr="005236F6">
          <w:rPr>
            <w:lang w:val="en-NZ"/>
          </w:rPr>
          <w:t>SC1</w:t>
        </w:r>
        <w:r w:rsidR="00FB284C">
          <w:rPr>
            <w:lang w:val="en-NZ"/>
          </w:rPr>
          <w:t>8</w:t>
        </w:r>
      </w:ins>
      <w:r w:rsidRPr="005236F6">
        <w:rPr>
          <w:lang w:val="en-NZ"/>
        </w:rPr>
        <w:t>) will be constrained by the ability of the models to converge under the assumptions required, and the data</w:t>
      </w:r>
      <w:ins w:id="153" w:author="Paul Hamer" w:date="2022-04-19T14:25:00Z">
        <w:r w:rsidR="003B2FE8">
          <w:rPr>
            <w:lang w:val="en-NZ"/>
          </w:rPr>
          <w:t xml:space="preserve">, time and staff resources </w:t>
        </w:r>
      </w:ins>
      <w:del w:id="154" w:author="Paul Hamer" w:date="2022-04-19T14:25:00Z">
        <w:r w:rsidRPr="005236F6" w:rsidDel="003B2FE8">
          <w:rPr>
            <w:lang w:val="en-NZ"/>
          </w:rPr>
          <w:delText xml:space="preserve"> </w:delText>
        </w:r>
      </w:del>
      <w:r w:rsidRPr="005236F6">
        <w:rPr>
          <w:lang w:val="en-NZ"/>
        </w:rPr>
        <w:t xml:space="preserve">available.  </w:t>
      </w:r>
      <w:del w:id="155" w:author="Paul Hamer" w:date="2022-04-07T15:00:00Z">
        <w:r w:rsidRPr="005236F6" w:rsidDel="00FB284C">
          <w:rPr>
            <w:lang w:val="en-NZ"/>
          </w:rPr>
          <w:delText xml:space="preserve">The application of new MULTIFAN-CL (MFCL) features recently being developed and tested for new MFCL version 2.0.8.0 may also be used for the albacore and swordfish assessments. </w:delText>
        </w:r>
      </w:del>
      <w:r w:rsidRPr="005236F6">
        <w:rPr>
          <w:lang w:val="en-NZ"/>
        </w:rPr>
        <w:t xml:space="preserve">It should also be noted that the PAW is conducted in the </w:t>
      </w:r>
      <w:del w:id="156" w:author="Paul Hamer" w:date="2022-04-07T15:00:00Z">
        <w:r w:rsidRPr="005236F6" w:rsidDel="00FB284C">
          <w:rPr>
            <w:lang w:val="en-NZ"/>
          </w:rPr>
          <w:delText xml:space="preserve">very </w:delText>
        </w:r>
      </w:del>
      <w:r w:rsidRPr="005236F6">
        <w:rPr>
          <w:lang w:val="en-NZ"/>
        </w:rPr>
        <w:t>early stages of the development of the assessments, and issues will often come up that are not raised or discussed in the PAW. The stock assessment team may consult with particular individuals and countries as required to provide clarity on specific issues, particularly those related to data inputs. Ultimately the final decisions on model development, data inclusion, and structural uncertainty are made by the SPC</w:t>
      </w:r>
      <w:ins w:id="157" w:author="Paul Hamer" w:date="2022-04-07T15:02:00Z">
        <w:r w:rsidR="00FB284C">
          <w:rPr>
            <w:lang w:val="en-NZ"/>
          </w:rPr>
          <w:t>-OFP</w:t>
        </w:r>
      </w:ins>
      <w:r w:rsidRPr="005236F6">
        <w:rPr>
          <w:lang w:val="en-NZ"/>
        </w:rPr>
        <w:t xml:space="preserve"> assessment team, or </w:t>
      </w:r>
      <w:ins w:id="158" w:author="Paul Hamer" w:date="2022-04-07T15:02:00Z">
        <w:r w:rsidR="00FB284C">
          <w:rPr>
            <w:lang w:val="en-NZ"/>
          </w:rPr>
          <w:t xml:space="preserve">the </w:t>
        </w:r>
      </w:ins>
      <w:del w:id="159" w:author="Paul Hamer" w:date="2022-04-07T15:01:00Z">
        <w:r w:rsidRPr="005236F6" w:rsidDel="00FB284C">
          <w:rPr>
            <w:lang w:val="en-NZ"/>
          </w:rPr>
          <w:delText xml:space="preserve">in the case of South Pacific albacore in 2021, the </w:delText>
        </w:r>
      </w:del>
      <w:r w:rsidRPr="005236F6">
        <w:rPr>
          <w:lang w:val="en-NZ"/>
        </w:rPr>
        <w:t>SPC</w:t>
      </w:r>
      <w:ins w:id="160" w:author="Paul Hamer" w:date="2022-04-07T15:02:00Z">
        <w:r w:rsidR="00FB284C">
          <w:rPr>
            <w:lang w:val="en-NZ"/>
          </w:rPr>
          <w:t>-OFP</w:t>
        </w:r>
      </w:ins>
      <w:ins w:id="161" w:author="Paul Hamer" w:date="2022-04-07T15:01:00Z">
        <w:r w:rsidR="00FB284C">
          <w:rPr>
            <w:lang w:val="en-NZ"/>
          </w:rPr>
          <w:t xml:space="preserve"> </w:t>
        </w:r>
      </w:ins>
      <w:del w:id="162" w:author="Paul Hamer" w:date="2022-04-07T15:01:00Z">
        <w:r w:rsidRPr="005236F6" w:rsidDel="00FB284C">
          <w:rPr>
            <w:lang w:val="en-NZ"/>
          </w:rPr>
          <w:delText>/IATTC</w:delText>
        </w:r>
      </w:del>
      <w:del w:id="163" w:author="Paul Hamer" w:date="2022-04-07T15:02:00Z">
        <w:r w:rsidRPr="005236F6" w:rsidDel="00FB284C">
          <w:rPr>
            <w:lang w:val="en-NZ"/>
          </w:rPr>
          <w:delText xml:space="preserve"> </w:delText>
        </w:r>
      </w:del>
      <w:r w:rsidRPr="005236F6">
        <w:rPr>
          <w:lang w:val="en-NZ"/>
        </w:rPr>
        <w:t>assessment team</w:t>
      </w:r>
      <w:ins w:id="164" w:author="Paul Hamer" w:date="2022-04-07T15:01:00Z">
        <w:r w:rsidR="00FB284C">
          <w:rPr>
            <w:lang w:val="en-NZ"/>
          </w:rPr>
          <w:t xml:space="preserve"> in consultation with external contractors involved </w:t>
        </w:r>
      </w:ins>
      <w:ins w:id="165" w:author="Paul Hamer" w:date="2022-04-19T14:26:00Z">
        <w:r w:rsidR="003B2FE8">
          <w:rPr>
            <w:lang w:val="en-NZ"/>
          </w:rPr>
          <w:t xml:space="preserve">in </w:t>
        </w:r>
      </w:ins>
      <w:ins w:id="166" w:author="Paul Hamer" w:date="2022-04-07T15:01:00Z">
        <w:r w:rsidR="00FB284C">
          <w:rPr>
            <w:lang w:val="en-NZ"/>
          </w:rPr>
          <w:t>the assessments</w:t>
        </w:r>
      </w:ins>
      <w:ins w:id="167" w:author="Paul Hamer" w:date="2022-04-19T14:26:00Z">
        <w:r w:rsidR="003B2FE8">
          <w:rPr>
            <w:lang w:val="en-NZ"/>
          </w:rPr>
          <w:t xml:space="preserve"> or supporting work</w:t>
        </w:r>
      </w:ins>
      <w:ins w:id="168" w:author="Paul Hamer" w:date="2022-04-07T15:01:00Z">
        <w:r w:rsidR="00FB284C">
          <w:rPr>
            <w:lang w:val="en-NZ"/>
          </w:rPr>
          <w:t>.</w:t>
        </w:r>
      </w:ins>
      <w:ins w:id="169" w:author="Paul Hamer" w:date="2022-04-07T15:02:00Z">
        <w:r w:rsidR="00FB284C">
          <w:rPr>
            <w:lang w:val="en-NZ"/>
          </w:rPr>
          <w:t xml:space="preserve"> </w:t>
        </w:r>
      </w:ins>
    </w:p>
    <w:p w14:paraId="6D10CD32" w14:textId="36F1F786" w:rsidR="00D4049D" w:rsidRPr="00793F20" w:rsidRDefault="005236F6" w:rsidP="00F817B1">
      <w:pPr>
        <w:rPr>
          <w:lang w:val="en-NZ"/>
        </w:rPr>
      </w:pPr>
      <w:del w:id="170" w:author="Paul Hamer" w:date="2022-04-07T15:02:00Z">
        <w:r w:rsidRPr="005236F6" w:rsidDel="00FB284C">
          <w:rPr>
            <w:lang w:val="en-NZ"/>
          </w:rPr>
          <w:delText>, and documented in the assessment report that is reviewed by the Science Committee (SC) of the WCPFC.</w:delText>
        </w:r>
        <w:r w:rsidDel="00FB284C">
          <w:rPr>
            <w:lang w:val="en-NZ"/>
          </w:rPr>
          <w:delText xml:space="preserve"> </w:delText>
        </w:r>
      </w:del>
      <w:r w:rsidR="00D4049D">
        <w:rPr>
          <w:lang w:val="en-NZ"/>
        </w:rPr>
        <w:t>The comments and discussion related to the various presentations are noted in the document, with the comment</w:t>
      </w:r>
      <w:ins w:id="171" w:author="Paul Hamer" w:date="2022-04-19T14:27:00Z">
        <w:r w:rsidR="003B2FE8">
          <w:rPr>
            <w:lang w:val="en-NZ"/>
          </w:rPr>
          <w:t xml:space="preserve">/suggestions </w:t>
        </w:r>
      </w:ins>
      <w:del w:id="172" w:author="Paul Hamer" w:date="2022-04-19T14:27:00Z">
        <w:r w:rsidR="00D4049D" w:rsidDel="003B2FE8">
          <w:rPr>
            <w:lang w:val="en-NZ"/>
          </w:rPr>
          <w:delText xml:space="preserve">s etc. </w:delText>
        </w:r>
      </w:del>
      <w:r w:rsidR="00D4049D">
        <w:rPr>
          <w:lang w:val="en-NZ"/>
        </w:rPr>
        <w:t xml:space="preserve">from the PAW participants in </w:t>
      </w:r>
      <w:r w:rsidR="00D4049D" w:rsidRPr="009C18A0">
        <w:rPr>
          <w:b/>
          <w:bCs/>
          <w:i/>
          <w:iCs/>
          <w:u w:val="single"/>
          <w:lang w:val="en-NZ"/>
        </w:rPr>
        <w:t>bold italics text</w:t>
      </w:r>
      <w:r w:rsidR="00D4049D">
        <w:rPr>
          <w:lang w:val="en-NZ"/>
        </w:rPr>
        <w:t xml:space="preserve"> followed by the responses in </w:t>
      </w:r>
      <w:r w:rsidR="00D4049D" w:rsidRPr="007E08DC">
        <w:rPr>
          <w:u w:val="single"/>
          <w:lang w:val="en-NZ"/>
        </w:rPr>
        <w:t>pla</w:t>
      </w:r>
      <w:r w:rsidR="007E08DC">
        <w:rPr>
          <w:u w:val="single"/>
          <w:lang w:val="en-NZ"/>
        </w:rPr>
        <w:t>in</w:t>
      </w:r>
      <w:r w:rsidR="00D4049D" w:rsidRPr="007E08DC">
        <w:rPr>
          <w:u w:val="single"/>
          <w:lang w:val="en-NZ"/>
        </w:rPr>
        <w:t xml:space="preserve"> text</w:t>
      </w:r>
      <w:r w:rsidR="00D4049D">
        <w:rPr>
          <w:lang w:val="en-NZ"/>
        </w:rPr>
        <w:t>.</w:t>
      </w:r>
    </w:p>
    <w:p w14:paraId="757CDA7D" w14:textId="05D937DB" w:rsidR="00D4049D" w:rsidRDefault="002427FF" w:rsidP="00F24AA2">
      <w:pPr>
        <w:rPr>
          <w:lang w:val="en-NZ"/>
        </w:rPr>
      </w:pPr>
      <w:r w:rsidRPr="00793F20">
        <w:rPr>
          <w:lang w:val="en-NZ"/>
        </w:rPr>
        <w:t xml:space="preserve">The </w:t>
      </w:r>
      <w:r w:rsidR="001B1DB8" w:rsidRPr="00793F20">
        <w:rPr>
          <w:lang w:val="en-NZ"/>
        </w:rPr>
        <w:t xml:space="preserve">outcomes of this meeting </w:t>
      </w:r>
      <w:r w:rsidR="00ED0CD8" w:rsidRPr="00793F20">
        <w:rPr>
          <w:lang w:val="en-NZ"/>
        </w:rPr>
        <w:t xml:space="preserve">will be reflected </w:t>
      </w:r>
      <w:r w:rsidR="001B1DB8" w:rsidRPr="00793F20">
        <w:rPr>
          <w:lang w:val="en-NZ"/>
        </w:rPr>
        <w:t>in t</w:t>
      </w:r>
      <w:r w:rsidR="009A0478" w:rsidRPr="00793F20">
        <w:rPr>
          <w:lang w:val="en-NZ"/>
        </w:rPr>
        <w:t>he papers submitted to WCPFC-</w:t>
      </w:r>
      <w:del w:id="173" w:author="Paul Hamer" w:date="2022-04-07T15:03:00Z">
        <w:r w:rsidR="009A0478" w:rsidRPr="00793F20" w:rsidDel="0005697F">
          <w:rPr>
            <w:lang w:val="en-NZ"/>
          </w:rPr>
          <w:delText>SC</w:delText>
        </w:r>
        <w:r w:rsidR="00F24AA2" w:rsidDel="0005697F">
          <w:rPr>
            <w:lang w:val="en-NZ"/>
          </w:rPr>
          <w:delText>1</w:delText>
        </w:r>
        <w:r w:rsidR="00497C1D" w:rsidDel="0005697F">
          <w:rPr>
            <w:lang w:val="en-NZ"/>
          </w:rPr>
          <w:delText>7</w:delText>
        </w:r>
      </w:del>
      <w:ins w:id="174" w:author="Paul Hamer" w:date="2022-04-07T15:03:00Z">
        <w:r w:rsidR="0005697F" w:rsidRPr="00793F20">
          <w:rPr>
            <w:lang w:val="en-NZ"/>
          </w:rPr>
          <w:t>SC</w:t>
        </w:r>
        <w:r w:rsidR="0005697F">
          <w:rPr>
            <w:lang w:val="en-NZ"/>
          </w:rPr>
          <w:t>18</w:t>
        </w:r>
      </w:ins>
      <w:r w:rsidR="00F86527" w:rsidRPr="00793F20">
        <w:rPr>
          <w:lang w:val="en-NZ"/>
        </w:rPr>
        <w:t>. C</w:t>
      </w:r>
      <w:r w:rsidR="009A0478" w:rsidRPr="00793F20">
        <w:rPr>
          <w:lang w:val="en-NZ"/>
        </w:rPr>
        <w:t xml:space="preserve">opies of presentations prepared </w:t>
      </w:r>
      <w:r w:rsidR="00F24AA2">
        <w:rPr>
          <w:lang w:val="en-NZ"/>
        </w:rPr>
        <w:t>for the workshop</w:t>
      </w:r>
      <w:r w:rsidR="009A0478" w:rsidRPr="00793F20">
        <w:rPr>
          <w:lang w:val="en-NZ"/>
        </w:rPr>
        <w:t xml:space="preserve"> can be provided on request</w:t>
      </w:r>
      <w:r w:rsidR="003C54FE">
        <w:rPr>
          <w:lang w:val="en-NZ"/>
        </w:rPr>
        <w:t xml:space="preserve"> to Paul Hamer (</w:t>
      </w:r>
      <w:hyperlink r:id="rId12" w:history="1">
        <w:r w:rsidR="00D4049D" w:rsidRPr="00CC6B3B">
          <w:rPr>
            <w:rStyle w:val="Hyperlink"/>
            <w:lang w:val="en-NZ"/>
          </w:rPr>
          <w:t>paulh@spc.int</w:t>
        </w:r>
      </w:hyperlink>
      <w:r w:rsidR="003C54FE">
        <w:rPr>
          <w:lang w:val="en-NZ"/>
        </w:rPr>
        <w:t>)</w:t>
      </w:r>
      <w:r w:rsidR="009A0478" w:rsidRPr="00793F20">
        <w:rPr>
          <w:lang w:val="en-NZ"/>
        </w:rPr>
        <w:t>.</w:t>
      </w:r>
      <w:r w:rsidR="00026482">
        <w:rPr>
          <w:lang w:val="en-NZ"/>
        </w:rPr>
        <w:t xml:space="preserve"> </w:t>
      </w:r>
    </w:p>
    <w:p w14:paraId="2E8F10B1" w14:textId="4CBD1710" w:rsidR="00696D3D" w:rsidRDefault="00DF65B2" w:rsidP="00F24AA2">
      <w:pPr>
        <w:rPr>
          <w:lang w:val="en-NZ"/>
        </w:rPr>
      </w:pPr>
      <w:ins w:id="175" w:author="Paul Hamer" w:date="2022-04-19T14:30:00Z">
        <w:r>
          <w:rPr>
            <w:lang w:val="en-NZ"/>
          </w:rPr>
          <w:t>Workshop agenda is in appendix 1.</w:t>
        </w:r>
      </w:ins>
      <w:r w:rsidR="00B23E2C" w:rsidRPr="00793F20">
        <w:rPr>
          <w:lang w:val="en-NZ"/>
        </w:rPr>
        <w:br w:type="page"/>
      </w:r>
      <w:bookmarkStart w:id="176" w:name="_Toc481043451"/>
    </w:p>
    <w:bookmarkEnd w:id="0"/>
    <w:bookmarkEnd w:id="176"/>
    <w:p w14:paraId="47322745" w14:textId="5B3933F5" w:rsidR="000C4121" w:rsidRDefault="000C4121" w:rsidP="000C4121">
      <w:pPr>
        <w:pStyle w:val="Heading1"/>
        <w:rPr>
          <w:lang w:val="en-NZ"/>
        </w:rPr>
      </w:pPr>
      <w:r>
        <w:rPr>
          <w:lang w:val="en-NZ"/>
        </w:rPr>
        <w:t xml:space="preserve">DAY 1 – </w:t>
      </w:r>
      <w:ins w:id="177" w:author="Paul Hamer" w:date="2022-04-07T15:03:00Z">
        <w:r w:rsidR="00E25388">
          <w:rPr>
            <w:lang w:val="en-NZ"/>
          </w:rPr>
          <w:t xml:space="preserve">2022 WCPFC-CA </w:t>
        </w:r>
      </w:ins>
      <w:del w:id="178" w:author="Paul Hamer" w:date="2022-04-07T15:03:00Z">
        <w:r w:rsidDel="00E25388">
          <w:rPr>
            <w:lang w:val="en-NZ"/>
          </w:rPr>
          <w:delText>Southwest Pacific swordfish</w:delText>
        </w:r>
      </w:del>
      <w:ins w:id="179" w:author="Paul Hamer" w:date="2022-04-07T15:03:00Z">
        <w:r w:rsidR="00E25388">
          <w:rPr>
            <w:lang w:val="en-NZ"/>
          </w:rPr>
          <w:t>skipjack tuna</w:t>
        </w:r>
      </w:ins>
      <w:ins w:id="180" w:author="Paul Hamer" w:date="2022-04-07T15:04:00Z">
        <w:r w:rsidR="00E25388">
          <w:rPr>
            <w:lang w:val="en-NZ"/>
          </w:rPr>
          <w:t xml:space="preserve"> </w:t>
        </w:r>
      </w:ins>
      <w:ins w:id="181" w:author="Paul Hamer" w:date="2022-04-07T15:03:00Z">
        <w:r w:rsidR="00E25388">
          <w:rPr>
            <w:lang w:val="en-NZ"/>
          </w:rPr>
          <w:t>stock assessment</w:t>
        </w:r>
      </w:ins>
    </w:p>
    <w:p w14:paraId="6A195695" w14:textId="77777777" w:rsidR="000C4121" w:rsidRDefault="000C4121" w:rsidP="000C4121">
      <w:pPr>
        <w:pStyle w:val="Heading2"/>
        <w:rPr>
          <w:lang w:val="en-NZ"/>
        </w:rPr>
      </w:pPr>
      <w:r>
        <w:rPr>
          <w:lang w:val="en-NZ"/>
        </w:rPr>
        <w:t>Stock assessment overview presentation</w:t>
      </w:r>
    </w:p>
    <w:p w14:paraId="691B8E22" w14:textId="77D18D4E" w:rsidR="000C4121" w:rsidDel="00E25388" w:rsidRDefault="000C4121" w:rsidP="00E25388">
      <w:pPr>
        <w:rPr>
          <w:del w:id="182" w:author="Paul Hamer" w:date="2022-04-07T15:04:00Z"/>
          <w:lang w:val="en-NZ"/>
        </w:rPr>
      </w:pPr>
      <w:del w:id="183" w:author="Paul Hamer" w:date="2022-04-07T15:04:00Z">
        <w:r w:rsidDel="00E25388">
          <w:rPr>
            <w:lang w:val="en-NZ"/>
          </w:rPr>
          <w:delText>Spatial/fishery structures and fishery data</w:delText>
        </w:r>
      </w:del>
    </w:p>
    <w:p w14:paraId="65E4CA6E" w14:textId="553A6370" w:rsidR="005360D2" w:rsidRDefault="00E25388" w:rsidP="00E25388">
      <w:pPr>
        <w:rPr>
          <w:ins w:id="184" w:author="Paul Hamer" w:date="2022-04-07T15:36:00Z"/>
          <w:lang w:val="en-NZ"/>
        </w:rPr>
      </w:pPr>
      <w:ins w:id="185" w:author="Paul Hamer" w:date="2022-04-07T15:04:00Z">
        <w:r>
          <w:rPr>
            <w:lang w:val="en-NZ"/>
          </w:rPr>
          <w:t xml:space="preserve">Paul Hamer (SPC-OFP) </w:t>
        </w:r>
      </w:ins>
      <w:ins w:id="186" w:author="Paul Hamer" w:date="2022-04-07T15:05:00Z">
        <w:r>
          <w:rPr>
            <w:lang w:val="en-NZ"/>
          </w:rPr>
          <w:t>provided a background presentation for the 2022 skipjack stock assessment</w:t>
        </w:r>
      </w:ins>
      <w:ins w:id="187" w:author="Paul Hamer" w:date="2022-04-07T17:17:00Z">
        <w:r w:rsidR="00B66586">
          <w:rPr>
            <w:lang w:val="en-NZ"/>
          </w:rPr>
          <w:t xml:space="preserve"> (D1-P1)</w:t>
        </w:r>
      </w:ins>
      <w:ins w:id="188" w:author="Paul Hamer" w:date="2022-04-07T15:05:00Z">
        <w:r>
          <w:rPr>
            <w:lang w:val="en-NZ"/>
          </w:rPr>
          <w:t>. The presentation</w:t>
        </w:r>
      </w:ins>
      <w:ins w:id="189" w:author="Paul Hamer" w:date="2022-04-07T15:11:00Z">
        <w:r w:rsidR="002416E8">
          <w:rPr>
            <w:lang w:val="en-NZ"/>
          </w:rPr>
          <w:t xml:space="preserve"> provided an overview of the skipjack fishery, catch </w:t>
        </w:r>
      </w:ins>
      <w:ins w:id="190" w:author="Paul Hamer" w:date="2022-04-07T15:12:00Z">
        <w:r w:rsidR="002416E8">
          <w:rPr>
            <w:lang w:val="en-NZ"/>
          </w:rPr>
          <w:t xml:space="preserve">history by gears and areas, fishing methods, selectivity patterns, </w:t>
        </w:r>
      </w:ins>
      <w:ins w:id="191" w:author="Paul Hamer" w:date="2022-04-07T15:13:00Z">
        <w:r w:rsidR="00F1263F">
          <w:rPr>
            <w:lang w:val="en-NZ"/>
          </w:rPr>
          <w:t>and the most recent 2019 assessment</w:t>
        </w:r>
      </w:ins>
      <w:ins w:id="192" w:author="Paul Hamer" w:date="2022-04-07T15:23:00Z">
        <w:r w:rsidR="00B50D25">
          <w:rPr>
            <w:lang w:val="en-NZ"/>
          </w:rPr>
          <w:t xml:space="preserve"> (final data year 2018)</w:t>
        </w:r>
      </w:ins>
      <w:ins w:id="193" w:author="Paul Hamer" w:date="2022-04-07T15:13:00Z">
        <w:r w:rsidR="00F1263F">
          <w:rPr>
            <w:lang w:val="en-NZ"/>
          </w:rPr>
          <w:t>.</w:t>
        </w:r>
      </w:ins>
      <w:ins w:id="194" w:author="Paul Hamer" w:date="2022-04-07T15:22:00Z">
        <w:r w:rsidR="00B50D25">
          <w:rPr>
            <w:lang w:val="en-NZ"/>
          </w:rPr>
          <w:t xml:space="preserve"> Key point</w:t>
        </w:r>
      </w:ins>
      <w:ins w:id="195" w:author="Paul Hamer" w:date="2022-04-07T15:25:00Z">
        <w:r w:rsidR="00B50D25">
          <w:rPr>
            <w:lang w:val="en-NZ"/>
          </w:rPr>
          <w:t>s</w:t>
        </w:r>
      </w:ins>
      <w:ins w:id="196" w:author="Paul Hamer" w:date="2022-04-07T15:22:00Z">
        <w:r w:rsidR="00B50D25">
          <w:rPr>
            <w:lang w:val="en-NZ"/>
          </w:rPr>
          <w:t xml:space="preserve"> relatin</w:t>
        </w:r>
      </w:ins>
      <w:ins w:id="197" w:author="Paul Hamer" w:date="2022-04-07T15:23:00Z">
        <w:r w:rsidR="00B50D25">
          <w:rPr>
            <w:lang w:val="en-NZ"/>
          </w:rPr>
          <w:t xml:space="preserve">g to the outcomes of the 2019 assessment were that </w:t>
        </w:r>
      </w:ins>
      <w:ins w:id="198" w:author="Paul Hamer" w:date="2022-04-07T15:25:00Z">
        <w:r w:rsidR="00B50D25">
          <w:rPr>
            <w:lang w:val="en-NZ"/>
          </w:rPr>
          <w:t xml:space="preserve">the skipjack stock in the WCPFC-CA was not considered to </w:t>
        </w:r>
      </w:ins>
      <w:ins w:id="199" w:author="Paul Hamer" w:date="2022-04-07T15:27:00Z">
        <w:r w:rsidR="00B50D25">
          <w:rPr>
            <w:lang w:val="en-NZ"/>
          </w:rPr>
          <w:t xml:space="preserve">be </w:t>
        </w:r>
      </w:ins>
      <w:ins w:id="200" w:author="Paul Hamer" w:date="2022-04-07T15:25:00Z">
        <w:r w:rsidR="00B50D25">
          <w:rPr>
            <w:lang w:val="en-NZ"/>
          </w:rPr>
          <w:t xml:space="preserve">overfished </w:t>
        </w:r>
      </w:ins>
      <w:ins w:id="201" w:author="Paul Hamer" w:date="2022-04-07T15:26:00Z">
        <w:r w:rsidR="00B50D25">
          <w:rPr>
            <w:lang w:val="en-NZ"/>
          </w:rPr>
          <w:t xml:space="preserve">or undergoing overfishing according to the reference points used by the WCPFC. </w:t>
        </w:r>
      </w:ins>
      <w:ins w:id="202" w:author="Paul Hamer" w:date="2022-04-07T15:27:00Z">
        <w:r w:rsidR="00B50D25">
          <w:rPr>
            <w:lang w:val="en-NZ"/>
          </w:rPr>
          <w:t xml:space="preserve">The stock </w:t>
        </w:r>
      </w:ins>
      <w:ins w:id="203" w:author="Paul Hamer" w:date="2022-04-07T15:31:00Z">
        <w:r w:rsidR="00A31273">
          <w:rPr>
            <w:lang w:val="en-NZ"/>
          </w:rPr>
          <w:t>was estimated to have</w:t>
        </w:r>
      </w:ins>
      <w:ins w:id="204" w:author="Paul Hamer" w:date="2022-04-07T15:27:00Z">
        <w:r w:rsidR="00B50D25">
          <w:rPr>
            <w:lang w:val="en-NZ"/>
          </w:rPr>
          <w:t xml:space="preserve"> declined</w:t>
        </w:r>
      </w:ins>
      <w:ins w:id="205" w:author="Paul Hamer" w:date="2022-04-07T15:31:00Z">
        <w:r w:rsidR="00A31273">
          <w:rPr>
            <w:lang w:val="en-NZ"/>
          </w:rPr>
          <w:t xml:space="preserve"> </w:t>
        </w:r>
      </w:ins>
      <w:ins w:id="206" w:author="Paul Hamer" w:date="2022-04-07T15:29:00Z">
        <w:r w:rsidR="00A31273">
          <w:rPr>
            <w:lang w:val="en-NZ"/>
          </w:rPr>
          <w:t>notably from the mid-2000s, but had remained relatively stab</w:t>
        </w:r>
      </w:ins>
      <w:ins w:id="207" w:author="Paul Hamer" w:date="2022-04-07T15:30:00Z">
        <w:r w:rsidR="00A31273">
          <w:rPr>
            <w:lang w:val="en-NZ"/>
          </w:rPr>
          <w:t>le over recent year</w:t>
        </w:r>
      </w:ins>
      <w:ins w:id="208" w:author="Paul Hamer" w:date="2022-04-07T15:31:00Z">
        <w:r w:rsidR="00A31273">
          <w:rPr>
            <w:lang w:val="en-NZ"/>
          </w:rPr>
          <w:t>s.</w:t>
        </w:r>
      </w:ins>
      <w:ins w:id="209" w:author="Paul Hamer" w:date="2022-04-07T15:29:00Z">
        <w:r w:rsidR="00A31273">
          <w:rPr>
            <w:lang w:val="en-NZ"/>
          </w:rPr>
          <w:t xml:space="preserve"> </w:t>
        </w:r>
      </w:ins>
    </w:p>
    <w:p w14:paraId="3335BEC4" w14:textId="366D6AFD" w:rsidR="00361208" w:rsidRPr="00541ABC" w:rsidRDefault="00A31273" w:rsidP="00E25388">
      <w:pPr>
        <w:rPr>
          <w:ins w:id="210" w:author="Paul Hamer" w:date="2022-04-07T15:51:00Z"/>
          <w:rFonts w:ascii="Calibri" w:eastAsia="Calibri" w:hAnsi="Calibri" w:cs="Times New Roman"/>
          <w:lang w:val="en-AU"/>
          <w:rPrChange w:id="211" w:author="Paul Hamer" w:date="2022-04-07T16:02:00Z">
            <w:rPr>
              <w:ins w:id="212" w:author="Paul Hamer" w:date="2022-04-07T15:51:00Z"/>
              <w:lang w:val="en-NZ"/>
            </w:rPr>
          </w:rPrChange>
        </w:rPr>
      </w:pPr>
      <w:ins w:id="213" w:author="Paul Hamer" w:date="2022-04-07T15:31:00Z">
        <w:r>
          <w:rPr>
            <w:lang w:val="en-NZ"/>
          </w:rPr>
          <w:t xml:space="preserve">The </w:t>
        </w:r>
      </w:ins>
      <w:ins w:id="214" w:author="Paul Hamer" w:date="2022-04-07T15:36:00Z">
        <w:r w:rsidR="005360D2">
          <w:rPr>
            <w:lang w:val="en-NZ"/>
          </w:rPr>
          <w:t xml:space="preserve">2019 </w:t>
        </w:r>
      </w:ins>
      <w:ins w:id="215" w:author="Paul Hamer" w:date="2022-04-07T15:31:00Z">
        <w:r>
          <w:rPr>
            <w:lang w:val="en-NZ"/>
          </w:rPr>
          <w:t xml:space="preserve">assessment </w:t>
        </w:r>
      </w:ins>
      <w:ins w:id="216" w:author="Paul Hamer" w:date="2022-04-07T15:49:00Z">
        <w:r w:rsidR="00DF27C8">
          <w:rPr>
            <w:lang w:val="en-NZ"/>
          </w:rPr>
          <w:t xml:space="preserve">applied </w:t>
        </w:r>
      </w:ins>
      <w:ins w:id="217" w:author="Paul Hamer" w:date="2022-04-07T16:01:00Z">
        <w:r w:rsidR="00541ABC">
          <w:rPr>
            <w:lang w:val="en-NZ"/>
          </w:rPr>
          <w:t>two</w:t>
        </w:r>
      </w:ins>
      <w:ins w:id="218" w:author="Paul Hamer" w:date="2022-04-07T15:49:00Z">
        <w:r w:rsidR="00DF27C8">
          <w:rPr>
            <w:lang w:val="en-NZ"/>
          </w:rPr>
          <w:t xml:space="preserve"> spatial structures</w:t>
        </w:r>
      </w:ins>
      <w:ins w:id="219" w:author="Paul Hamer" w:date="2022-04-19T14:31:00Z">
        <w:r w:rsidR="00DF65B2">
          <w:rPr>
            <w:lang w:val="en-NZ"/>
          </w:rPr>
          <w:t>:</w:t>
        </w:r>
      </w:ins>
      <w:ins w:id="220" w:author="Paul Hamer" w:date="2022-04-07T15:49:00Z">
        <w:r w:rsidR="00DF27C8">
          <w:rPr>
            <w:lang w:val="en-NZ"/>
          </w:rPr>
          <w:t xml:space="preserve"> a 5</w:t>
        </w:r>
      </w:ins>
      <w:ins w:id="221" w:author="Paul Hamer" w:date="2022-04-07T16:01:00Z">
        <w:r w:rsidR="00541ABC">
          <w:rPr>
            <w:lang w:val="en-NZ"/>
          </w:rPr>
          <w:t>-</w:t>
        </w:r>
      </w:ins>
      <w:ins w:id="222" w:author="Paul Hamer" w:date="2022-04-07T15:49:00Z">
        <w:r w:rsidR="00DF27C8">
          <w:rPr>
            <w:lang w:val="en-NZ"/>
          </w:rPr>
          <w:t>region</w:t>
        </w:r>
      </w:ins>
      <w:ins w:id="223" w:author="Paul Hamer" w:date="2022-04-07T16:01:00Z">
        <w:r w:rsidR="00541ABC">
          <w:rPr>
            <w:lang w:val="en-NZ"/>
          </w:rPr>
          <w:t xml:space="preserve"> (as per 2016 assessment)</w:t>
        </w:r>
      </w:ins>
      <w:ins w:id="224" w:author="Paul Hamer" w:date="2022-04-07T15:49:00Z">
        <w:r w:rsidR="00DF27C8">
          <w:rPr>
            <w:lang w:val="en-NZ"/>
          </w:rPr>
          <w:t xml:space="preserve"> and a</w:t>
        </w:r>
      </w:ins>
      <w:ins w:id="225" w:author="Paul Hamer" w:date="2022-04-07T16:01:00Z">
        <w:r w:rsidR="00541ABC">
          <w:rPr>
            <w:lang w:val="en-NZ"/>
          </w:rPr>
          <w:t xml:space="preserve"> new </w:t>
        </w:r>
      </w:ins>
      <w:ins w:id="226" w:author="Paul Hamer" w:date="2022-04-07T15:50:00Z">
        <w:r w:rsidR="00DF27C8">
          <w:rPr>
            <w:lang w:val="en-NZ"/>
          </w:rPr>
          <w:t>8</w:t>
        </w:r>
      </w:ins>
      <w:ins w:id="227" w:author="Paul Hamer" w:date="2022-04-07T16:01:00Z">
        <w:r w:rsidR="00541ABC">
          <w:rPr>
            <w:lang w:val="en-NZ"/>
          </w:rPr>
          <w:t>-</w:t>
        </w:r>
      </w:ins>
      <w:ins w:id="228" w:author="Paul Hamer" w:date="2022-04-07T15:49:00Z">
        <w:r w:rsidR="00DF27C8">
          <w:rPr>
            <w:lang w:val="en-NZ"/>
          </w:rPr>
          <w:t>region structure</w:t>
        </w:r>
      </w:ins>
      <w:ins w:id="229" w:author="Paul Hamer" w:date="2022-04-07T15:50:00Z">
        <w:r w:rsidR="00DF27C8">
          <w:rPr>
            <w:lang w:val="en-NZ"/>
          </w:rPr>
          <w:t xml:space="preserve"> (Fig. 1). However, at SC15, the </w:t>
        </w:r>
      </w:ins>
      <w:ins w:id="230" w:author="Paul Hamer" w:date="2022-04-07T16:01:00Z">
        <w:r w:rsidR="00541ABC">
          <w:rPr>
            <w:lang w:val="en-NZ"/>
          </w:rPr>
          <w:t>8-region</w:t>
        </w:r>
      </w:ins>
      <w:ins w:id="231" w:author="Paul Hamer" w:date="2022-04-07T15:50:00Z">
        <w:r w:rsidR="00DF27C8">
          <w:rPr>
            <w:lang w:val="en-NZ"/>
          </w:rPr>
          <w:t xml:space="preserve"> model structure was preferred f</w:t>
        </w:r>
      </w:ins>
      <w:ins w:id="232" w:author="Paul Hamer" w:date="2022-04-07T15:51:00Z">
        <w:r w:rsidR="00DF27C8">
          <w:rPr>
            <w:lang w:val="en-NZ"/>
          </w:rPr>
          <w:t>or</w:t>
        </w:r>
      </w:ins>
      <w:ins w:id="233" w:author="Paul Hamer" w:date="2022-04-07T15:50:00Z">
        <w:r w:rsidR="00DF27C8">
          <w:rPr>
            <w:lang w:val="en-NZ"/>
          </w:rPr>
          <w:t xml:space="preserve"> provision of management advice. </w:t>
        </w:r>
      </w:ins>
      <w:ins w:id="234" w:author="Paul Hamer" w:date="2022-04-07T16:00:00Z">
        <w:r w:rsidR="00B768F6" w:rsidRPr="00B768F6">
          <w:rPr>
            <w:rFonts w:ascii="Calibri" w:eastAsia="Calibri" w:hAnsi="Calibri" w:cs="Times New Roman"/>
            <w:b/>
            <w:bCs/>
            <w:lang w:val="en-AU"/>
          </w:rPr>
          <w:t>Scientific Committee (SC) 15 “</w:t>
        </w:r>
        <w:r w:rsidR="00B768F6" w:rsidRPr="00B768F6">
          <w:rPr>
            <w:rFonts w:ascii="Calibri" w:eastAsia="Calibri" w:hAnsi="Calibri" w:cs="Times New Roman"/>
            <w:b/>
            <w:bCs/>
            <w:i/>
            <w:iCs/>
            <w:lang w:val="en-AU"/>
          </w:rPr>
          <w:t>agreed to use the 8 region model to describe the stock status of skipjack tuna because SC15 considers that it better captures the biology of skipjack tuna than the existing 5 region structure”</w:t>
        </w:r>
        <w:r w:rsidR="00B768F6" w:rsidRPr="00B768F6">
          <w:rPr>
            <w:rFonts w:ascii="Calibri" w:eastAsia="Calibri" w:hAnsi="Calibri" w:cs="Times New Roman"/>
            <w:i/>
            <w:iCs/>
            <w:lang w:val="en-AU"/>
          </w:rPr>
          <w:t xml:space="preserve"> ( </w:t>
        </w:r>
        <w:r w:rsidR="00B768F6" w:rsidRPr="00B768F6">
          <w:rPr>
            <w:rFonts w:ascii="Calibri" w:eastAsia="Calibri" w:hAnsi="Calibri" w:cs="Times New Roman"/>
            <w:lang w:val="en-AU"/>
          </w:rPr>
          <w:fldChar w:fldCharType="begin"/>
        </w:r>
        <w:r w:rsidR="00B768F6" w:rsidRPr="00B768F6">
          <w:rPr>
            <w:rFonts w:ascii="Calibri" w:eastAsia="Calibri" w:hAnsi="Calibri" w:cs="Times New Roman"/>
            <w:lang w:val="en-AU"/>
          </w:rPr>
          <w:instrText xml:space="preserve"> HYPERLINK "https://meetings.wcpfc.int/meetings/sc15" </w:instrText>
        </w:r>
        <w:r w:rsidR="00B768F6" w:rsidRPr="00B768F6">
          <w:rPr>
            <w:rFonts w:ascii="Calibri" w:eastAsia="Calibri" w:hAnsi="Calibri" w:cs="Times New Roman"/>
            <w:lang w:val="en-AU"/>
          </w:rPr>
          <w:fldChar w:fldCharType="separate"/>
        </w:r>
        <w:r w:rsidR="00B768F6" w:rsidRPr="00B768F6">
          <w:rPr>
            <w:rFonts w:ascii="Calibri" w:eastAsia="Calibri" w:hAnsi="Calibri" w:cs="Times New Roman"/>
            <w:i/>
            <w:iCs/>
            <w:color w:val="0563C1"/>
            <w:u w:val="single"/>
            <w:lang w:val="en-AU"/>
          </w:rPr>
          <w:t>SC15 Summary Report</w:t>
        </w:r>
        <w:r w:rsidR="00B768F6" w:rsidRPr="00B768F6">
          <w:rPr>
            <w:rFonts w:ascii="Calibri" w:eastAsia="Calibri" w:hAnsi="Calibri" w:cs="Times New Roman"/>
            <w:i/>
            <w:iCs/>
            <w:color w:val="0563C1"/>
            <w:u w:val="single"/>
            <w:lang w:val="en-AU"/>
          </w:rPr>
          <w:fldChar w:fldCharType="end"/>
        </w:r>
        <w:r w:rsidR="00B768F6" w:rsidRPr="00B768F6">
          <w:rPr>
            <w:rFonts w:ascii="Calibri" w:eastAsia="Calibri" w:hAnsi="Calibri" w:cs="Times New Roman"/>
            <w:i/>
            <w:iCs/>
            <w:lang w:val="en-AU"/>
          </w:rPr>
          <w:t xml:space="preserve">). </w:t>
        </w:r>
      </w:ins>
    </w:p>
    <w:p w14:paraId="58D802D5" w14:textId="12A4B159" w:rsidR="005360D2" w:rsidRDefault="00DF27C8" w:rsidP="00E25388">
      <w:pPr>
        <w:rPr>
          <w:ins w:id="235" w:author="Paul Hamer" w:date="2022-04-07T15:36:00Z"/>
          <w:lang w:val="en-NZ"/>
        </w:rPr>
      </w:pPr>
      <w:ins w:id="236" w:author="Paul Hamer" w:date="2022-04-07T15:51:00Z">
        <w:r>
          <w:rPr>
            <w:lang w:val="en-NZ"/>
          </w:rPr>
          <w:t xml:space="preserve">The 2019 assessment </w:t>
        </w:r>
      </w:ins>
      <w:ins w:id="237" w:author="Paul Hamer" w:date="2022-04-07T15:31:00Z">
        <w:r w:rsidR="00A31273">
          <w:rPr>
            <w:lang w:val="en-NZ"/>
          </w:rPr>
          <w:t>highlight</w:t>
        </w:r>
      </w:ins>
      <w:ins w:id="238" w:author="Paul Hamer" w:date="2022-04-07T15:32:00Z">
        <w:r w:rsidR="005360D2">
          <w:rPr>
            <w:lang w:val="en-NZ"/>
          </w:rPr>
          <w:t>ed</w:t>
        </w:r>
      </w:ins>
      <w:ins w:id="239" w:author="Paul Hamer" w:date="2022-04-07T15:31:00Z">
        <w:r w:rsidR="00A31273">
          <w:rPr>
            <w:lang w:val="en-NZ"/>
          </w:rPr>
          <w:t xml:space="preserve"> some areas of concern</w:t>
        </w:r>
      </w:ins>
      <w:ins w:id="240" w:author="Paul Hamer" w:date="2022-04-07T15:32:00Z">
        <w:r w:rsidR="00A31273">
          <w:rPr>
            <w:lang w:val="en-NZ"/>
          </w:rPr>
          <w:t>/defici</w:t>
        </w:r>
        <w:r w:rsidR="005360D2">
          <w:rPr>
            <w:lang w:val="en-NZ"/>
          </w:rPr>
          <w:t>enc</w:t>
        </w:r>
      </w:ins>
      <w:ins w:id="241" w:author="Paul Hamer" w:date="2022-04-07T15:33:00Z">
        <w:r w:rsidR="005360D2">
          <w:rPr>
            <w:lang w:val="en-NZ"/>
          </w:rPr>
          <w:t>y</w:t>
        </w:r>
      </w:ins>
      <w:ins w:id="242" w:author="Paul Hamer" w:date="2022-04-07T15:31:00Z">
        <w:r w:rsidR="00A31273">
          <w:rPr>
            <w:lang w:val="en-NZ"/>
          </w:rPr>
          <w:t xml:space="preserve"> that warrant </w:t>
        </w:r>
      </w:ins>
      <w:ins w:id="243" w:author="Paul Hamer" w:date="2022-04-07T15:32:00Z">
        <w:r w:rsidR="00A31273">
          <w:rPr>
            <w:lang w:val="en-NZ"/>
          </w:rPr>
          <w:t>further consideration. These included:</w:t>
        </w:r>
      </w:ins>
    </w:p>
    <w:p w14:paraId="3D26EC16" w14:textId="70CB701C" w:rsidR="00E25388" w:rsidRDefault="005360D2" w:rsidP="005360D2">
      <w:pPr>
        <w:pStyle w:val="ListParagraph"/>
        <w:numPr>
          <w:ilvl w:val="0"/>
          <w:numId w:val="59"/>
        </w:numPr>
        <w:rPr>
          <w:ins w:id="244" w:author="Paul Hamer" w:date="2022-04-07T15:38:00Z"/>
          <w:lang w:val="en-NZ"/>
        </w:rPr>
      </w:pPr>
      <w:ins w:id="245" w:author="Paul Hamer" w:date="2022-04-07T15:36:00Z">
        <w:r w:rsidRPr="005360D2">
          <w:rPr>
            <w:lang w:val="en-NZ"/>
          </w:rPr>
          <w:t>Conflict among data sources</w:t>
        </w:r>
      </w:ins>
      <w:ins w:id="246" w:author="Paul Hamer" w:date="2022-04-07T15:37:00Z">
        <w:r w:rsidRPr="005360D2">
          <w:rPr>
            <w:lang w:val="en-NZ"/>
          </w:rPr>
          <w:t xml:space="preserve">, with tagging data favouring more optimistic stock </w:t>
        </w:r>
      </w:ins>
      <w:ins w:id="247" w:author="Paul Hamer" w:date="2022-04-07T15:38:00Z">
        <w:r w:rsidRPr="005360D2">
          <w:rPr>
            <w:lang w:val="en-NZ"/>
          </w:rPr>
          <w:t>status tha</w:t>
        </w:r>
        <w:r w:rsidR="00977828">
          <w:rPr>
            <w:lang w:val="en-NZ"/>
          </w:rPr>
          <w:t xml:space="preserve">n </w:t>
        </w:r>
        <w:r w:rsidRPr="005360D2">
          <w:rPr>
            <w:lang w:val="en-NZ"/>
          </w:rPr>
          <w:t>size composition and CPUE.</w:t>
        </w:r>
      </w:ins>
    </w:p>
    <w:p w14:paraId="4798DAE2" w14:textId="33918D32" w:rsidR="00977828" w:rsidRDefault="00977828" w:rsidP="005360D2">
      <w:pPr>
        <w:pStyle w:val="ListParagraph"/>
        <w:numPr>
          <w:ilvl w:val="0"/>
          <w:numId w:val="59"/>
        </w:numPr>
        <w:rPr>
          <w:ins w:id="248" w:author="Paul Hamer" w:date="2022-04-07T15:40:00Z"/>
          <w:lang w:val="en-NZ"/>
        </w:rPr>
      </w:pPr>
      <w:ins w:id="249" w:author="Paul Hamer" w:date="2022-04-07T15:39:00Z">
        <w:r>
          <w:rPr>
            <w:lang w:val="en-NZ"/>
          </w:rPr>
          <w:t>Increasing trends in estimated recruitment overtime and potential buffering by large model regio</w:t>
        </w:r>
      </w:ins>
      <w:ins w:id="250" w:author="Paul Hamer" w:date="2022-04-07T15:40:00Z">
        <w:r>
          <w:rPr>
            <w:lang w:val="en-NZ"/>
          </w:rPr>
          <w:t>ns</w:t>
        </w:r>
      </w:ins>
      <w:ins w:id="251" w:author="Paul Hamer" w:date="2022-04-07T15:39:00Z">
        <w:r>
          <w:rPr>
            <w:lang w:val="en-NZ"/>
          </w:rPr>
          <w:t xml:space="preserve"> with low </w:t>
        </w:r>
      </w:ins>
      <w:ins w:id="252" w:author="Paul Hamer" w:date="2022-04-07T15:40:00Z">
        <w:r>
          <w:rPr>
            <w:lang w:val="en-NZ"/>
          </w:rPr>
          <w:t>fishing pressure but limited information to inform movement</w:t>
        </w:r>
      </w:ins>
      <w:ins w:id="253" w:author="Paul Hamer" w:date="2022-04-19T14:32:00Z">
        <w:r w:rsidR="00DF65B2">
          <w:rPr>
            <w:lang w:val="en-NZ"/>
          </w:rPr>
          <w:t>s</w:t>
        </w:r>
      </w:ins>
      <w:ins w:id="254" w:author="Paul Hamer" w:date="2022-04-07T15:40:00Z">
        <w:r>
          <w:rPr>
            <w:lang w:val="en-NZ"/>
          </w:rPr>
          <w:t xml:space="preserve"> to and from.</w:t>
        </w:r>
      </w:ins>
    </w:p>
    <w:p w14:paraId="7EDA93A6" w14:textId="049F2892" w:rsidR="00977828" w:rsidRPr="00977828" w:rsidRDefault="00977828">
      <w:pPr>
        <w:pStyle w:val="ListParagraph"/>
        <w:numPr>
          <w:ilvl w:val="0"/>
          <w:numId w:val="59"/>
        </w:numPr>
        <w:rPr>
          <w:ins w:id="255" w:author="Paul Hamer" w:date="2022-04-07T15:33:00Z"/>
          <w:lang w:val="en-NZ"/>
        </w:rPr>
        <w:pPrChange w:id="256" w:author="Paul Hamer" w:date="2022-04-07T15:43:00Z">
          <w:pPr/>
        </w:pPrChange>
      </w:pPr>
      <w:ins w:id="257" w:author="Paul Hamer" w:date="2022-04-07T15:41:00Z">
        <w:r>
          <w:rPr>
            <w:lang w:val="en-NZ"/>
          </w:rPr>
          <w:t>Hyperstability in CPUE indices and spatial contraction of the Japanese pole and line fi</w:t>
        </w:r>
      </w:ins>
      <w:ins w:id="258" w:author="Paul Hamer" w:date="2022-04-07T15:42:00Z">
        <w:r>
          <w:rPr>
            <w:lang w:val="en-NZ"/>
          </w:rPr>
          <w:t xml:space="preserve">shery that provided the </w:t>
        </w:r>
      </w:ins>
      <w:ins w:id="259" w:author="Paul Hamer" w:date="2022-04-07T15:41:00Z">
        <w:r>
          <w:rPr>
            <w:lang w:val="en-NZ"/>
          </w:rPr>
          <w:t>main CPUE in</w:t>
        </w:r>
      </w:ins>
      <w:ins w:id="260" w:author="Paul Hamer" w:date="2022-04-07T15:42:00Z">
        <w:r>
          <w:rPr>
            <w:lang w:val="en-NZ"/>
          </w:rPr>
          <w:t>dices of abundance.</w:t>
        </w:r>
      </w:ins>
    </w:p>
    <w:p w14:paraId="49810710" w14:textId="54206C7B" w:rsidR="005360D2" w:rsidRDefault="00CB5020" w:rsidP="00E25388">
      <w:pPr>
        <w:rPr>
          <w:ins w:id="261" w:author="Paul Hamer" w:date="2022-04-07T16:40:00Z"/>
          <w:lang w:val="en-NZ"/>
        </w:rPr>
      </w:pPr>
      <w:ins w:id="262" w:author="Paul Hamer" w:date="2022-04-07T15:45:00Z">
        <w:r>
          <w:rPr>
            <w:lang w:val="en-NZ"/>
          </w:rPr>
          <w:t xml:space="preserve">The assessment included uncertainty with respect to growth, tag mixing period, </w:t>
        </w:r>
      </w:ins>
      <w:ins w:id="263" w:author="Paul Hamer" w:date="2022-04-07T15:46:00Z">
        <w:r>
          <w:rPr>
            <w:lang w:val="en-NZ"/>
          </w:rPr>
          <w:t xml:space="preserve">steepness of the stock recruitment relationship, </w:t>
        </w:r>
      </w:ins>
      <w:ins w:id="264" w:author="Paul Hamer" w:date="2022-04-07T15:49:00Z">
        <w:r w:rsidR="00DF27C8">
          <w:rPr>
            <w:lang w:val="en-NZ"/>
          </w:rPr>
          <w:t xml:space="preserve">and </w:t>
        </w:r>
      </w:ins>
      <w:ins w:id="265" w:author="Paul Hamer" w:date="2022-04-07T15:47:00Z">
        <w:r>
          <w:rPr>
            <w:lang w:val="en-NZ"/>
          </w:rPr>
          <w:t>weighting of the size composition data. Of these</w:t>
        </w:r>
      </w:ins>
      <w:ins w:id="266" w:author="Paul Hamer" w:date="2022-04-19T14:32:00Z">
        <w:r w:rsidR="00DF65B2">
          <w:rPr>
            <w:lang w:val="en-NZ"/>
          </w:rPr>
          <w:t>,</w:t>
        </w:r>
      </w:ins>
      <w:ins w:id="267" w:author="Paul Hamer" w:date="2022-04-07T15:47:00Z">
        <w:r>
          <w:rPr>
            <w:lang w:val="en-NZ"/>
          </w:rPr>
          <w:t xml:space="preserve"> the most influential w</w:t>
        </w:r>
      </w:ins>
      <w:ins w:id="268" w:author="Paul Hamer" w:date="2022-04-07T15:48:00Z">
        <w:r>
          <w:rPr>
            <w:lang w:val="en-NZ"/>
          </w:rPr>
          <w:t>ere the tag mixing period and the choice of growth model. As su</w:t>
        </w:r>
        <w:r w:rsidR="00DF27C8">
          <w:rPr>
            <w:lang w:val="en-NZ"/>
          </w:rPr>
          <w:t xml:space="preserve">ch the assessment recommended further work to </w:t>
        </w:r>
      </w:ins>
      <w:ins w:id="269" w:author="Paul Hamer" w:date="2022-04-07T15:58:00Z">
        <w:r w:rsidR="00361208">
          <w:rPr>
            <w:lang w:val="en-NZ"/>
          </w:rPr>
          <w:t>improve the understanding of</w:t>
        </w:r>
      </w:ins>
      <w:ins w:id="270" w:author="Paul Hamer" w:date="2022-04-07T16:23:00Z">
        <w:r w:rsidR="000702D9">
          <w:rPr>
            <w:lang w:val="en-NZ"/>
          </w:rPr>
          <w:t xml:space="preserve"> </w:t>
        </w:r>
      </w:ins>
      <w:ins w:id="271" w:author="Paul Hamer" w:date="2022-04-07T15:48:00Z">
        <w:r w:rsidR="00DF27C8">
          <w:rPr>
            <w:lang w:val="en-NZ"/>
          </w:rPr>
          <w:t>tag mixing period</w:t>
        </w:r>
      </w:ins>
      <w:ins w:id="272" w:author="Paul Hamer" w:date="2022-04-07T15:58:00Z">
        <w:r w:rsidR="00361208">
          <w:rPr>
            <w:lang w:val="en-NZ"/>
          </w:rPr>
          <w:t>s</w:t>
        </w:r>
      </w:ins>
      <w:ins w:id="273" w:author="Paul Hamer" w:date="2022-04-07T15:48:00Z">
        <w:r w:rsidR="00DF27C8">
          <w:rPr>
            <w:lang w:val="en-NZ"/>
          </w:rPr>
          <w:t xml:space="preserve"> </w:t>
        </w:r>
      </w:ins>
      <w:ins w:id="274" w:author="Paul Hamer" w:date="2022-04-07T15:49:00Z">
        <w:r w:rsidR="00DF27C8">
          <w:rPr>
            <w:lang w:val="en-NZ"/>
          </w:rPr>
          <w:t>and growth parameters.</w:t>
        </w:r>
      </w:ins>
      <w:ins w:id="275" w:author="Paul Hamer" w:date="2022-04-07T16:02:00Z">
        <w:r w:rsidR="009747BD">
          <w:rPr>
            <w:lang w:val="en-NZ"/>
          </w:rPr>
          <w:t xml:space="preserve"> Other p</w:t>
        </w:r>
      </w:ins>
      <w:ins w:id="276" w:author="Paul Hamer" w:date="2022-04-07T16:03:00Z">
        <w:r w:rsidR="009747BD">
          <w:rPr>
            <w:lang w:val="en-NZ"/>
          </w:rPr>
          <w:t>ractical suggestion</w:t>
        </w:r>
      </w:ins>
      <w:ins w:id="277" w:author="Paul Hamer" w:date="2022-04-07T16:25:00Z">
        <w:r w:rsidR="000702D9">
          <w:rPr>
            <w:lang w:val="en-NZ"/>
          </w:rPr>
          <w:t>s</w:t>
        </w:r>
      </w:ins>
      <w:ins w:id="278" w:author="Paul Hamer" w:date="2022-04-07T16:03:00Z">
        <w:r w:rsidR="009747BD">
          <w:rPr>
            <w:lang w:val="en-NZ"/>
          </w:rPr>
          <w:t xml:space="preserve"> included </w:t>
        </w:r>
      </w:ins>
      <w:ins w:id="279" w:author="Paul Hamer" w:date="2022-04-07T16:23:00Z">
        <w:r w:rsidR="000702D9">
          <w:rPr>
            <w:lang w:val="en-NZ"/>
          </w:rPr>
          <w:t xml:space="preserve">working with fisheries </w:t>
        </w:r>
      </w:ins>
      <w:ins w:id="280" w:author="Paul Hamer" w:date="2022-04-07T16:24:00Z">
        <w:r w:rsidR="000702D9">
          <w:rPr>
            <w:lang w:val="en-NZ"/>
          </w:rPr>
          <w:t>agencies on the efficiency of sending recaptured tags to SPC for validation</w:t>
        </w:r>
      </w:ins>
      <w:ins w:id="281" w:author="Paul Hamer" w:date="2022-04-07T16:25:00Z">
        <w:r w:rsidR="000702D9">
          <w:rPr>
            <w:lang w:val="en-NZ"/>
          </w:rPr>
          <w:t xml:space="preserve"> to maximise the </w:t>
        </w:r>
      </w:ins>
      <w:ins w:id="282" w:author="Paul Hamer" w:date="2022-04-19T14:33:00Z">
        <w:r w:rsidR="00907665">
          <w:rPr>
            <w:lang w:val="en-NZ"/>
          </w:rPr>
          <w:t xml:space="preserve">tagging </w:t>
        </w:r>
      </w:ins>
      <w:ins w:id="283" w:author="Paul Hamer" w:date="2022-04-07T16:25:00Z">
        <w:r w:rsidR="000702D9">
          <w:rPr>
            <w:lang w:val="en-NZ"/>
          </w:rPr>
          <w:t>data available for each assessment, making a</w:t>
        </w:r>
      </w:ins>
      <w:ins w:id="284" w:author="Paul Hamer" w:date="2022-04-07T16:26:00Z">
        <w:r w:rsidR="000702D9">
          <w:rPr>
            <w:lang w:val="en-NZ"/>
          </w:rPr>
          <w:t>djust</w:t>
        </w:r>
      </w:ins>
      <w:ins w:id="285" w:author="Paul Hamer" w:date="2022-04-07T16:33:00Z">
        <w:r w:rsidR="0039102C">
          <w:rPr>
            <w:lang w:val="en-NZ"/>
          </w:rPr>
          <w:t>ments</w:t>
        </w:r>
      </w:ins>
      <w:ins w:id="286" w:author="Paul Hamer" w:date="2022-04-07T16:26:00Z">
        <w:r w:rsidR="000702D9">
          <w:rPr>
            <w:lang w:val="en-NZ"/>
          </w:rPr>
          <w:t xml:space="preserve"> to tag input file so that tim</w:t>
        </w:r>
      </w:ins>
      <w:ins w:id="287" w:author="Paul Hamer" w:date="2022-04-07T16:27:00Z">
        <w:r w:rsidR="000702D9">
          <w:rPr>
            <w:lang w:val="en-NZ"/>
          </w:rPr>
          <w:t>e</w:t>
        </w:r>
      </w:ins>
      <w:ins w:id="288" w:author="Paul Hamer" w:date="2022-04-07T16:26:00Z">
        <w:r w:rsidR="000702D9">
          <w:rPr>
            <w:lang w:val="en-NZ"/>
          </w:rPr>
          <w:t xml:space="preserve"> at liberty </w:t>
        </w:r>
      </w:ins>
      <w:ins w:id="289" w:author="Paul Hamer" w:date="2022-04-07T16:27:00Z">
        <w:r w:rsidR="000702D9">
          <w:rPr>
            <w:lang w:val="en-NZ"/>
          </w:rPr>
          <w:t xml:space="preserve">for individual recaptures </w:t>
        </w:r>
      </w:ins>
      <w:ins w:id="290" w:author="Paul Hamer" w:date="2022-04-07T16:26:00Z">
        <w:r w:rsidR="000702D9">
          <w:rPr>
            <w:lang w:val="en-NZ"/>
          </w:rPr>
          <w:t xml:space="preserve">is better </w:t>
        </w:r>
      </w:ins>
      <w:ins w:id="291" w:author="Paul Hamer" w:date="2022-04-07T16:27:00Z">
        <w:r w:rsidR="000702D9">
          <w:rPr>
            <w:lang w:val="en-NZ"/>
          </w:rPr>
          <w:t>represented in re</w:t>
        </w:r>
      </w:ins>
      <w:ins w:id="292" w:author="Paul Hamer" w:date="2022-04-07T16:28:00Z">
        <w:r w:rsidR="000702D9">
          <w:rPr>
            <w:lang w:val="en-NZ"/>
          </w:rPr>
          <w:t>lation to</w:t>
        </w:r>
      </w:ins>
      <w:ins w:id="293" w:author="Paul Hamer" w:date="2022-04-07T16:27:00Z">
        <w:r w:rsidR="000702D9">
          <w:rPr>
            <w:lang w:val="en-NZ"/>
          </w:rPr>
          <w:t xml:space="preserve"> </w:t>
        </w:r>
      </w:ins>
      <w:ins w:id="294" w:author="Paul Hamer" w:date="2022-04-19T14:33:00Z">
        <w:r w:rsidR="00907665">
          <w:rPr>
            <w:lang w:val="en-NZ"/>
          </w:rPr>
          <w:t xml:space="preserve">the </w:t>
        </w:r>
      </w:ins>
      <w:ins w:id="295" w:author="Paul Hamer" w:date="2022-04-07T16:27:00Z">
        <w:r w:rsidR="000702D9">
          <w:rPr>
            <w:lang w:val="en-NZ"/>
          </w:rPr>
          <w:t xml:space="preserve">tag mixing periods that are </w:t>
        </w:r>
      </w:ins>
      <w:ins w:id="296" w:author="Paul Hamer" w:date="2022-04-07T16:28:00Z">
        <w:r w:rsidR="000702D9">
          <w:rPr>
            <w:lang w:val="en-NZ"/>
          </w:rPr>
          <w:t xml:space="preserve">specified </w:t>
        </w:r>
      </w:ins>
      <w:ins w:id="297" w:author="Paul Hamer" w:date="2022-04-07T16:27:00Z">
        <w:r w:rsidR="000702D9">
          <w:rPr>
            <w:lang w:val="en-NZ"/>
          </w:rPr>
          <w:t>at quarterly resolution</w:t>
        </w:r>
      </w:ins>
      <w:ins w:id="298" w:author="Paul Hamer" w:date="2022-04-19T14:33:00Z">
        <w:r w:rsidR="00907665">
          <w:rPr>
            <w:lang w:val="en-NZ"/>
          </w:rPr>
          <w:t xml:space="preserve"> for MFCL</w:t>
        </w:r>
      </w:ins>
      <w:ins w:id="299" w:author="Paul Hamer" w:date="2022-04-07T16:33:00Z">
        <w:r w:rsidR="0039102C">
          <w:rPr>
            <w:lang w:val="en-NZ"/>
          </w:rPr>
          <w:t xml:space="preserve"> (i.e. acc</w:t>
        </w:r>
      </w:ins>
      <w:ins w:id="300" w:author="Paul Hamer" w:date="2022-04-07T16:34:00Z">
        <w:r w:rsidR="0039102C">
          <w:rPr>
            <w:lang w:val="en-NZ"/>
          </w:rPr>
          <w:t xml:space="preserve">ounting for tags released at the end of one quarter and recaptured early in the adjacent quarter, tags released </w:t>
        </w:r>
      </w:ins>
      <w:ins w:id="301" w:author="Paul Hamer" w:date="2022-04-07T16:35:00Z">
        <w:r w:rsidR="0039102C">
          <w:rPr>
            <w:lang w:val="en-NZ"/>
          </w:rPr>
          <w:t>at the start of one quarter and recaptured at the end of that quarter). The assessment also recommend</w:t>
        </w:r>
      </w:ins>
      <w:ins w:id="302" w:author="Paul Hamer" w:date="2022-04-07T16:36:00Z">
        <w:r w:rsidR="0039102C">
          <w:rPr>
            <w:lang w:val="en-NZ"/>
          </w:rPr>
          <w:t xml:space="preserve">ed further exploration and analysis of CPUE for the Japanese pole and line </w:t>
        </w:r>
      </w:ins>
      <w:ins w:id="303" w:author="Paul Hamer" w:date="2022-04-07T16:37:00Z">
        <w:r w:rsidR="0039102C">
          <w:rPr>
            <w:lang w:val="en-NZ"/>
          </w:rPr>
          <w:t xml:space="preserve">fishery </w:t>
        </w:r>
      </w:ins>
      <w:ins w:id="304" w:author="Paul Hamer" w:date="2022-04-07T16:36:00Z">
        <w:r w:rsidR="0039102C">
          <w:rPr>
            <w:lang w:val="en-NZ"/>
          </w:rPr>
          <w:t xml:space="preserve">and </w:t>
        </w:r>
      </w:ins>
      <w:ins w:id="305" w:author="Paul Hamer" w:date="2022-04-07T16:37:00Z">
        <w:r w:rsidR="0039102C">
          <w:rPr>
            <w:lang w:val="en-NZ"/>
          </w:rPr>
          <w:t xml:space="preserve">the equatorial </w:t>
        </w:r>
      </w:ins>
      <w:ins w:id="306" w:author="Paul Hamer" w:date="2022-04-07T16:36:00Z">
        <w:r w:rsidR="0039102C">
          <w:rPr>
            <w:lang w:val="en-NZ"/>
          </w:rPr>
          <w:t xml:space="preserve">purse </w:t>
        </w:r>
      </w:ins>
      <w:ins w:id="307" w:author="Paul Hamer" w:date="2022-04-07T16:37:00Z">
        <w:r w:rsidR="0039102C">
          <w:rPr>
            <w:lang w:val="en-NZ"/>
          </w:rPr>
          <w:t xml:space="preserve">seine fishery, with the view </w:t>
        </w:r>
      </w:ins>
      <w:ins w:id="308" w:author="Paul Hamer" w:date="2022-04-07T16:39:00Z">
        <w:r w:rsidR="00E44DC3">
          <w:rPr>
            <w:lang w:val="en-NZ"/>
          </w:rPr>
          <w:t>that</w:t>
        </w:r>
      </w:ins>
      <w:ins w:id="309" w:author="Paul Hamer" w:date="2022-04-07T16:37:00Z">
        <w:r w:rsidR="0039102C">
          <w:rPr>
            <w:lang w:val="en-NZ"/>
          </w:rPr>
          <w:t xml:space="preserve"> purse seine CPUE </w:t>
        </w:r>
      </w:ins>
      <w:ins w:id="310" w:author="Paul Hamer" w:date="2022-04-07T16:39:00Z">
        <w:r w:rsidR="00E44DC3">
          <w:rPr>
            <w:lang w:val="en-NZ"/>
          </w:rPr>
          <w:t xml:space="preserve">may </w:t>
        </w:r>
      </w:ins>
      <w:ins w:id="311" w:author="Paul Hamer" w:date="2022-04-07T16:37:00Z">
        <w:r w:rsidR="0039102C">
          <w:rPr>
            <w:lang w:val="en-NZ"/>
          </w:rPr>
          <w:t>provid</w:t>
        </w:r>
      </w:ins>
      <w:ins w:id="312" w:author="Paul Hamer" w:date="2022-04-07T16:39:00Z">
        <w:r w:rsidR="00E44DC3">
          <w:rPr>
            <w:lang w:val="en-NZ"/>
          </w:rPr>
          <w:t>e</w:t>
        </w:r>
      </w:ins>
      <w:ins w:id="313" w:author="Paul Hamer" w:date="2022-04-07T16:37:00Z">
        <w:r w:rsidR="0039102C">
          <w:rPr>
            <w:lang w:val="en-NZ"/>
          </w:rPr>
          <w:t xml:space="preserve"> an alternat</w:t>
        </w:r>
      </w:ins>
      <w:ins w:id="314" w:author="Paul Hamer" w:date="2022-04-07T16:38:00Z">
        <w:r w:rsidR="0039102C">
          <w:rPr>
            <w:lang w:val="en-NZ"/>
          </w:rPr>
          <w:t xml:space="preserve">ive </w:t>
        </w:r>
      </w:ins>
      <w:ins w:id="315" w:author="Paul Hamer" w:date="2022-04-07T16:40:00Z">
        <w:r w:rsidR="00E44DC3">
          <w:rPr>
            <w:lang w:val="en-NZ"/>
          </w:rPr>
          <w:t xml:space="preserve">abundance index </w:t>
        </w:r>
      </w:ins>
      <w:ins w:id="316" w:author="Paul Hamer" w:date="2022-04-07T16:38:00Z">
        <w:r w:rsidR="0039102C">
          <w:rPr>
            <w:lang w:val="en-NZ"/>
          </w:rPr>
          <w:t xml:space="preserve">to pole and line CPUE in </w:t>
        </w:r>
      </w:ins>
      <w:ins w:id="317" w:author="Paul Hamer" w:date="2022-04-19T14:34:00Z">
        <w:r w:rsidR="00907665">
          <w:rPr>
            <w:lang w:val="en-NZ"/>
          </w:rPr>
          <w:t xml:space="preserve">the </w:t>
        </w:r>
      </w:ins>
      <w:ins w:id="318" w:author="Paul Hamer" w:date="2022-04-07T16:38:00Z">
        <w:r w:rsidR="0039102C">
          <w:rPr>
            <w:lang w:val="en-NZ"/>
          </w:rPr>
          <w:t>equ</w:t>
        </w:r>
        <w:r w:rsidR="00E44DC3">
          <w:rPr>
            <w:lang w:val="en-NZ"/>
          </w:rPr>
          <w:t>atorial</w:t>
        </w:r>
        <w:r w:rsidR="0039102C">
          <w:rPr>
            <w:lang w:val="en-NZ"/>
          </w:rPr>
          <w:t xml:space="preserve"> model regions</w:t>
        </w:r>
        <w:r w:rsidR="00E44DC3">
          <w:rPr>
            <w:lang w:val="en-NZ"/>
          </w:rPr>
          <w:t xml:space="preserve"> where pole and li</w:t>
        </w:r>
      </w:ins>
      <w:ins w:id="319" w:author="Paul Hamer" w:date="2022-04-07T16:39:00Z">
        <w:r w:rsidR="00E44DC3">
          <w:rPr>
            <w:lang w:val="en-NZ"/>
          </w:rPr>
          <w:t>ne effort has become negligible.</w:t>
        </w:r>
      </w:ins>
      <w:ins w:id="320" w:author="Paul Hamer" w:date="2022-04-07T16:38:00Z">
        <w:r w:rsidR="0039102C">
          <w:rPr>
            <w:lang w:val="en-NZ"/>
          </w:rPr>
          <w:t xml:space="preserve"> </w:t>
        </w:r>
      </w:ins>
    </w:p>
    <w:p w14:paraId="7DF7E241" w14:textId="5EDDD716" w:rsidR="00FA1EDC" w:rsidRDefault="00E44DC3" w:rsidP="00E25388">
      <w:pPr>
        <w:rPr>
          <w:ins w:id="321" w:author="Paul Hamer" w:date="2022-04-07T16:35:00Z"/>
          <w:lang w:val="en-NZ"/>
        </w:rPr>
      </w:pPr>
      <w:ins w:id="322" w:author="Paul Hamer" w:date="2022-04-07T16:40:00Z">
        <w:r>
          <w:rPr>
            <w:lang w:val="en-NZ"/>
          </w:rPr>
          <w:t xml:space="preserve">Following the background </w:t>
        </w:r>
      </w:ins>
      <w:ins w:id="323" w:author="Paul Hamer" w:date="2022-04-07T16:41:00Z">
        <w:r>
          <w:rPr>
            <w:lang w:val="en-NZ"/>
          </w:rPr>
          <w:t>presentation, information was present of the proposed diagnostic model regional and fishery structure</w:t>
        </w:r>
      </w:ins>
      <w:ins w:id="324" w:author="Paul Hamer" w:date="2022-04-19T14:38:00Z">
        <w:r w:rsidR="00B977CE">
          <w:rPr>
            <w:lang w:val="en-NZ"/>
          </w:rPr>
          <w:t>s</w:t>
        </w:r>
      </w:ins>
      <w:ins w:id="325" w:author="Paul Hamer" w:date="2022-04-07T16:41:00Z">
        <w:r>
          <w:rPr>
            <w:lang w:val="en-NZ"/>
          </w:rPr>
          <w:t>.</w:t>
        </w:r>
      </w:ins>
      <w:ins w:id="326" w:author="Paul Hamer" w:date="2022-04-07T16:46:00Z">
        <w:r w:rsidR="000E3A3A">
          <w:rPr>
            <w:lang w:val="en-NZ"/>
          </w:rPr>
          <w:t xml:space="preserve"> The 8-region structure</w:t>
        </w:r>
      </w:ins>
      <w:ins w:id="327" w:author="Paul Hamer" w:date="2022-04-07T16:47:00Z">
        <w:r w:rsidR="000E3A3A">
          <w:rPr>
            <w:lang w:val="en-NZ"/>
          </w:rPr>
          <w:t>,</w:t>
        </w:r>
      </w:ins>
      <w:ins w:id="328" w:author="Paul Hamer" w:date="2022-04-07T16:46:00Z">
        <w:r w:rsidR="000E3A3A">
          <w:rPr>
            <w:lang w:val="en-NZ"/>
          </w:rPr>
          <w:t xml:space="preserve"> preferred by SC15</w:t>
        </w:r>
      </w:ins>
      <w:ins w:id="329" w:author="Paul Hamer" w:date="2022-04-07T16:47:00Z">
        <w:r w:rsidR="000E3A3A">
          <w:rPr>
            <w:lang w:val="en-NZ"/>
          </w:rPr>
          <w:t>,</w:t>
        </w:r>
      </w:ins>
      <w:ins w:id="330" w:author="Paul Hamer" w:date="2022-04-07T16:46:00Z">
        <w:r w:rsidR="000E3A3A">
          <w:rPr>
            <w:lang w:val="en-NZ"/>
          </w:rPr>
          <w:t xml:space="preserve"> was proposed for the diagno</w:t>
        </w:r>
      </w:ins>
      <w:ins w:id="331" w:author="Paul Hamer" w:date="2022-04-07T16:47:00Z">
        <w:r w:rsidR="000E3A3A">
          <w:rPr>
            <w:lang w:val="en-NZ"/>
          </w:rPr>
          <w:t>stic model</w:t>
        </w:r>
      </w:ins>
      <w:ins w:id="332" w:author="Paul Hamer" w:date="2022-04-19T14:38:00Z">
        <w:r w:rsidR="00B977CE">
          <w:rPr>
            <w:lang w:val="en-NZ"/>
          </w:rPr>
          <w:t xml:space="preserve"> development</w:t>
        </w:r>
      </w:ins>
      <w:ins w:id="333" w:author="Paul Hamer" w:date="2022-04-07T16:47:00Z">
        <w:r w:rsidR="000E3A3A">
          <w:rPr>
            <w:lang w:val="en-NZ"/>
          </w:rPr>
          <w:t xml:space="preserve">, with the same fishery structure for the </w:t>
        </w:r>
        <w:r w:rsidR="000E3A3A" w:rsidRPr="00B977CE">
          <w:rPr>
            <w:i/>
            <w:iCs/>
            <w:lang w:val="en-NZ"/>
            <w:rPrChange w:id="334" w:author="Paul Hamer" w:date="2022-04-19T14:41:00Z">
              <w:rPr>
                <w:lang w:val="en-NZ"/>
              </w:rPr>
            </w:rPrChange>
          </w:rPr>
          <w:t>extraction</w:t>
        </w:r>
        <w:r w:rsidR="000E3A3A">
          <w:rPr>
            <w:lang w:val="en-NZ"/>
          </w:rPr>
          <w:t xml:space="preserve"> fisheries (31 fisheries) as applied in the 2019 assessment. </w:t>
        </w:r>
      </w:ins>
      <w:ins w:id="335" w:author="Paul Hamer" w:date="2022-04-07T16:48:00Z">
        <w:r w:rsidR="00E93E46">
          <w:rPr>
            <w:lang w:val="en-NZ"/>
          </w:rPr>
          <w:t>Various option</w:t>
        </w:r>
      </w:ins>
      <w:ins w:id="336" w:author="Paul Hamer" w:date="2022-04-07T16:49:00Z">
        <w:r w:rsidR="00E93E46">
          <w:rPr>
            <w:lang w:val="en-NZ"/>
          </w:rPr>
          <w:t>s</w:t>
        </w:r>
      </w:ins>
      <w:ins w:id="337" w:author="Paul Hamer" w:date="2022-04-07T16:48:00Z">
        <w:r w:rsidR="00E93E46">
          <w:rPr>
            <w:lang w:val="en-NZ"/>
          </w:rPr>
          <w:t xml:space="preserve"> </w:t>
        </w:r>
      </w:ins>
      <w:ins w:id="338" w:author="Paul Hamer" w:date="2022-04-19T14:39:00Z">
        <w:r w:rsidR="00B977CE">
          <w:rPr>
            <w:lang w:val="en-NZ"/>
          </w:rPr>
          <w:t xml:space="preserve">are </w:t>
        </w:r>
      </w:ins>
      <w:ins w:id="339" w:author="Paul Hamer" w:date="2022-04-07T16:48:00Z">
        <w:r w:rsidR="00E93E46">
          <w:rPr>
            <w:lang w:val="en-NZ"/>
          </w:rPr>
          <w:t xml:space="preserve">being considered </w:t>
        </w:r>
      </w:ins>
      <w:ins w:id="340" w:author="Paul Hamer" w:date="2022-04-07T16:49:00Z">
        <w:r w:rsidR="00E93E46">
          <w:rPr>
            <w:lang w:val="en-NZ"/>
          </w:rPr>
          <w:t>to provide</w:t>
        </w:r>
      </w:ins>
      <w:ins w:id="341" w:author="Paul Hamer" w:date="2022-04-07T16:50:00Z">
        <w:r w:rsidR="00E93E46">
          <w:rPr>
            <w:lang w:val="en-NZ"/>
          </w:rPr>
          <w:t xml:space="preserve"> CPUE</w:t>
        </w:r>
      </w:ins>
      <w:ins w:id="342" w:author="Paul Hamer" w:date="2022-04-07T16:49:00Z">
        <w:r w:rsidR="00E93E46">
          <w:rPr>
            <w:lang w:val="en-NZ"/>
          </w:rPr>
          <w:t xml:space="preserve"> indices of relative abundance (</w:t>
        </w:r>
      </w:ins>
      <w:ins w:id="343" w:author="Paul Hamer" w:date="2022-04-07T16:51:00Z">
        <w:r w:rsidR="00E93E46">
          <w:rPr>
            <w:lang w:val="en-NZ"/>
          </w:rPr>
          <w:t>referred to herein as ‘survey fisheries’)</w:t>
        </w:r>
      </w:ins>
      <w:ins w:id="344" w:author="Paul Hamer" w:date="2022-04-07T16:52:00Z">
        <w:r w:rsidR="00E93E46">
          <w:rPr>
            <w:lang w:val="en-NZ"/>
          </w:rPr>
          <w:t>, including</w:t>
        </w:r>
      </w:ins>
      <w:ins w:id="345" w:author="Paul Hamer" w:date="2022-04-19T14:39:00Z">
        <w:r w:rsidR="00B977CE">
          <w:rPr>
            <w:lang w:val="en-NZ"/>
          </w:rPr>
          <w:t xml:space="preserve"> the</w:t>
        </w:r>
      </w:ins>
      <w:ins w:id="346" w:author="Paul Hamer" w:date="2022-04-07T16:52:00Z">
        <w:r w:rsidR="00E93E46">
          <w:rPr>
            <w:lang w:val="en-NZ"/>
          </w:rPr>
          <w:t xml:space="preserve"> Japan pole and line and equatorial purse seine, </w:t>
        </w:r>
      </w:ins>
      <w:ins w:id="347" w:author="Paul Hamer" w:date="2022-04-19T14:39:00Z">
        <w:r w:rsidR="00B977CE">
          <w:rPr>
            <w:lang w:val="en-NZ"/>
          </w:rPr>
          <w:t xml:space="preserve">and </w:t>
        </w:r>
      </w:ins>
      <w:ins w:id="348" w:author="Paul Hamer" w:date="2022-04-07T16:53:00Z">
        <w:r w:rsidR="00E93E46">
          <w:rPr>
            <w:lang w:val="en-NZ"/>
          </w:rPr>
          <w:t>Philippines</w:t>
        </w:r>
      </w:ins>
      <w:ins w:id="349" w:author="Paul Hamer" w:date="2022-04-07T16:52:00Z">
        <w:r w:rsidR="00E93E46">
          <w:rPr>
            <w:lang w:val="en-NZ"/>
          </w:rPr>
          <w:t xml:space="preserve"> purse s</w:t>
        </w:r>
      </w:ins>
      <w:ins w:id="350" w:author="Paul Hamer" w:date="2022-04-07T16:53:00Z">
        <w:r w:rsidR="00E93E46">
          <w:rPr>
            <w:lang w:val="en-NZ"/>
          </w:rPr>
          <w:t>ei</w:t>
        </w:r>
      </w:ins>
      <w:ins w:id="351" w:author="Paul Hamer" w:date="2022-04-07T16:52:00Z">
        <w:r w:rsidR="00E93E46">
          <w:rPr>
            <w:lang w:val="en-NZ"/>
          </w:rPr>
          <w:t>ne</w:t>
        </w:r>
      </w:ins>
      <w:ins w:id="352" w:author="Paul Hamer" w:date="2022-04-07T16:49:00Z">
        <w:r w:rsidR="00E93E46">
          <w:rPr>
            <w:lang w:val="en-NZ"/>
          </w:rPr>
          <w:t xml:space="preserve">. </w:t>
        </w:r>
      </w:ins>
      <w:ins w:id="353" w:author="Paul Hamer" w:date="2022-04-07T16:53:00Z">
        <w:r w:rsidR="00D47EDD">
          <w:rPr>
            <w:lang w:val="en-NZ"/>
          </w:rPr>
          <w:t xml:space="preserve">Summaries of catch and length composition </w:t>
        </w:r>
      </w:ins>
      <w:ins w:id="354" w:author="Paul Hamer" w:date="2022-04-07T16:54:00Z">
        <w:r w:rsidR="00D47EDD">
          <w:rPr>
            <w:lang w:val="en-NZ"/>
          </w:rPr>
          <w:t>data were provide</w:t>
        </w:r>
      </w:ins>
      <w:ins w:id="355" w:author="Paul Hamer" w:date="2022-04-07T16:56:00Z">
        <w:r w:rsidR="00122E7A">
          <w:rPr>
            <w:lang w:val="en-NZ"/>
          </w:rPr>
          <w:t>d</w:t>
        </w:r>
      </w:ins>
      <w:ins w:id="356" w:author="Paul Hamer" w:date="2022-04-07T16:54:00Z">
        <w:r w:rsidR="00D47EDD">
          <w:rPr>
            <w:lang w:val="en-NZ"/>
          </w:rPr>
          <w:t xml:space="preserve"> for each of the 31 extraction fisheries.</w:t>
        </w:r>
      </w:ins>
      <w:ins w:id="357" w:author="Paul Hamer" w:date="2022-04-07T17:26:00Z">
        <w:r w:rsidR="00D2018A">
          <w:rPr>
            <w:lang w:val="en-NZ"/>
          </w:rPr>
          <w:t xml:space="preserve"> </w:t>
        </w:r>
      </w:ins>
      <w:ins w:id="358" w:author="Paul Hamer" w:date="2022-04-07T17:24:00Z">
        <w:r w:rsidR="00FA1EDC">
          <w:rPr>
            <w:lang w:val="en-NZ"/>
          </w:rPr>
          <w:t>An</w:t>
        </w:r>
      </w:ins>
      <w:ins w:id="359" w:author="Paul Hamer" w:date="2022-04-07T17:23:00Z">
        <w:r w:rsidR="00FA1EDC">
          <w:rPr>
            <w:lang w:val="en-NZ"/>
          </w:rPr>
          <w:t xml:space="preserve"> issue with the pole and line fishery data for region 4 (PL ALL 2)</w:t>
        </w:r>
      </w:ins>
      <w:ins w:id="360" w:author="Paul Hamer" w:date="2022-04-07T17:24:00Z">
        <w:r w:rsidR="00FA1EDC">
          <w:rPr>
            <w:lang w:val="en-NZ"/>
          </w:rPr>
          <w:t xml:space="preserve"> was evident in the data summary </w:t>
        </w:r>
      </w:ins>
      <w:ins w:id="361" w:author="Paul Hamer" w:date="2022-04-07T17:25:00Z">
        <w:r w:rsidR="00FA1EDC">
          <w:rPr>
            <w:lang w:val="en-NZ"/>
          </w:rPr>
          <w:t>where it appeared that data for the Japanese d</w:t>
        </w:r>
      </w:ins>
      <w:ins w:id="362" w:author="Paul Hamer" w:date="2022-04-07T17:26:00Z">
        <w:r w:rsidR="00FA1EDC">
          <w:rPr>
            <w:lang w:val="en-NZ"/>
          </w:rPr>
          <w:t xml:space="preserve">istant water fishery </w:t>
        </w:r>
      </w:ins>
      <w:ins w:id="363" w:author="Paul Hamer" w:date="2022-04-07T17:27:00Z">
        <w:r w:rsidR="00D2018A">
          <w:rPr>
            <w:lang w:val="en-NZ"/>
          </w:rPr>
          <w:t xml:space="preserve">(JP DW) </w:t>
        </w:r>
      </w:ins>
      <w:ins w:id="364" w:author="Paul Hamer" w:date="2022-04-07T17:26:00Z">
        <w:r w:rsidR="00FA1EDC">
          <w:rPr>
            <w:lang w:val="en-NZ"/>
          </w:rPr>
          <w:t>may have been missing since 2004</w:t>
        </w:r>
      </w:ins>
      <w:ins w:id="365" w:author="Paul Hamer" w:date="2022-04-07T17:27:00Z">
        <w:r w:rsidR="00D2018A">
          <w:rPr>
            <w:lang w:val="en-NZ"/>
          </w:rPr>
          <w:t xml:space="preserve">. </w:t>
        </w:r>
        <w:r w:rsidR="00D2018A" w:rsidRPr="00B977CE">
          <w:rPr>
            <w:i/>
            <w:iCs/>
            <w:lang w:val="en-NZ"/>
            <w:rPrChange w:id="366" w:author="Paul Hamer" w:date="2022-04-19T14:41:00Z">
              <w:rPr>
                <w:lang w:val="en-NZ"/>
              </w:rPr>
            </w:rPrChange>
          </w:rPr>
          <w:t>This will be followed up with Japanese scientists</w:t>
        </w:r>
      </w:ins>
      <w:ins w:id="367" w:author="Paul Hamer" w:date="2022-04-07T17:26:00Z">
        <w:r w:rsidR="00FA1EDC">
          <w:rPr>
            <w:lang w:val="en-NZ"/>
          </w:rPr>
          <w:t xml:space="preserve">. </w:t>
        </w:r>
      </w:ins>
    </w:p>
    <w:p w14:paraId="2157F411" w14:textId="377C83C0" w:rsidR="00C1577D" w:rsidRPr="00C1577D" w:rsidRDefault="00C1577D" w:rsidP="00E25388">
      <w:pPr>
        <w:rPr>
          <w:ins w:id="368" w:author="Paul Hamer" w:date="2022-04-07T17:30:00Z"/>
          <w:b/>
          <w:bCs/>
          <w:lang w:val="en-NZ"/>
          <w:rPrChange w:id="369" w:author="Paul Hamer" w:date="2022-04-07T17:31:00Z">
            <w:rPr>
              <w:ins w:id="370" w:author="Paul Hamer" w:date="2022-04-07T17:30:00Z"/>
              <w:lang w:val="en-NZ"/>
            </w:rPr>
          </w:rPrChange>
        </w:rPr>
      </w:pPr>
      <w:ins w:id="371" w:author="Paul Hamer" w:date="2022-04-07T17:30:00Z">
        <w:r w:rsidRPr="00C1577D">
          <w:rPr>
            <w:b/>
            <w:bCs/>
            <w:lang w:val="en-NZ"/>
            <w:rPrChange w:id="372" w:author="Paul Hamer" w:date="2022-04-07T17:31:00Z">
              <w:rPr>
                <w:lang w:val="en-NZ"/>
              </w:rPr>
            </w:rPrChange>
          </w:rPr>
          <w:t xml:space="preserve">Discussion related to </w:t>
        </w:r>
      </w:ins>
      <w:ins w:id="373" w:author="Paul Hamer" w:date="2022-04-07T17:31:00Z">
        <w:r w:rsidRPr="00C1577D">
          <w:rPr>
            <w:b/>
            <w:bCs/>
            <w:lang w:val="en-NZ"/>
            <w:rPrChange w:id="374" w:author="Paul Hamer" w:date="2022-04-07T17:31:00Z">
              <w:rPr>
                <w:lang w:val="en-NZ"/>
              </w:rPr>
            </w:rPrChange>
          </w:rPr>
          <w:t>background and spatial/fishery structure presentation</w:t>
        </w:r>
      </w:ins>
    </w:p>
    <w:p w14:paraId="1F53FBFE" w14:textId="345FAE9A" w:rsidR="0039102C" w:rsidRDefault="00122E7A" w:rsidP="00E25388">
      <w:pPr>
        <w:rPr>
          <w:ins w:id="375" w:author="Paul Hamer" w:date="2022-04-07T17:30:00Z"/>
          <w:lang w:val="en-NZ"/>
        </w:rPr>
      </w:pPr>
      <w:ins w:id="376" w:author="Paul Hamer" w:date="2022-04-07T16:56:00Z">
        <w:r>
          <w:rPr>
            <w:lang w:val="en-NZ"/>
          </w:rPr>
          <w:t xml:space="preserve">Discussion </w:t>
        </w:r>
      </w:ins>
      <w:ins w:id="377" w:author="Paul Hamer" w:date="2022-04-07T16:57:00Z">
        <w:r>
          <w:rPr>
            <w:lang w:val="en-NZ"/>
          </w:rPr>
          <w:t xml:space="preserve">on the background and spatial/fishery structure presentation </w:t>
        </w:r>
      </w:ins>
      <w:ins w:id="378" w:author="Paul Hamer" w:date="2022-04-07T17:31:00Z">
        <w:r w:rsidR="00C1577D">
          <w:rPr>
            <w:lang w:val="en-NZ"/>
          </w:rPr>
          <w:t xml:space="preserve">generally </w:t>
        </w:r>
      </w:ins>
      <w:ins w:id="379" w:author="Paul Hamer" w:date="2022-04-07T16:56:00Z">
        <w:r>
          <w:rPr>
            <w:lang w:val="en-NZ"/>
          </w:rPr>
          <w:t xml:space="preserve">focussed </w:t>
        </w:r>
      </w:ins>
      <w:ins w:id="380" w:author="Paul Hamer" w:date="2022-04-07T17:31:00Z">
        <w:r w:rsidR="00C1577D">
          <w:rPr>
            <w:lang w:val="en-NZ"/>
          </w:rPr>
          <w:t xml:space="preserve">on </w:t>
        </w:r>
      </w:ins>
      <w:ins w:id="381" w:author="Paul Hamer" w:date="2022-04-07T17:16:00Z">
        <w:r w:rsidR="00B66586">
          <w:rPr>
            <w:lang w:val="en-NZ"/>
          </w:rPr>
          <w:t>the topics of spatial structure</w:t>
        </w:r>
      </w:ins>
      <w:ins w:id="382" w:author="Paul Hamer" w:date="2022-04-19T14:41:00Z">
        <w:r w:rsidR="00697648">
          <w:rPr>
            <w:lang w:val="en-NZ"/>
          </w:rPr>
          <w:t xml:space="preserve"> and </w:t>
        </w:r>
      </w:ins>
      <w:ins w:id="383" w:author="Paul Hamer" w:date="2022-04-19T14:42:00Z">
        <w:r w:rsidR="00697648">
          <w:rPr>
            <w:lang w:val="en-NZ"/>
          </w:rPr>
          <w:t>biological uncertainty, specifically growth</w:t>
        </w:r>
      </w:ins>
      <w:ins w:id="384" w:author="Paul Hamer" w:date="2022-04-07T17:27:00Z">
        <w:r w:rsidR="00D2018A">
          <w:rPr>
            <w:lang w:val="en-NZ"/>
          </w:rPr>
          <w:t xml:space="preserve">. </w:t>
        </w:r>
      </w:ins>
    </w:p>
    <w:p w14:paraId="08CC9FCF" w14:textId="133DD694" w:rsidR="00461DE2" w:rsidRDefault="00C1577D" w:rsidP="00E25388">
      <w:pPr>
        <w:rPr>
          <w:ins w:id="385" w:author="Paul Hamer" w:date="2022-04-08T11:08:00Z"/>
          <w:lang w:val="en-NZ"/>
        </w:rPr>
      </w:pPr>
      <w:ins w:id="386" w:author="Paul Hamer" w:date="2022-04-07T17:30:00Z">
        <w:r w:rsidRPr="00F511EF">
          <w:rPr>
            <w:b/>
            <w:bCs/>
            <w:i/>
            <w:iCs/>
            <w:lang w:val="en-NZ"/>
            <w:rPrChange w:id="387" w:author="Paul Hamer" w:date="2022-04-08T11:16:00Z">
              <w:rPr>
                <w:lang w:val="en-NZ"/>
              </w:rPr>
            </w:rPrChange>
          </w:rPr>
          <w:t xml:space="preserve">The question was raised </w:t>
        </w:r>
      </w:ins>
      <w:ins w:id="388" w:author="Paul Hamer" w:date="2022-04-07T17:31:00Z">
        <w:r w:rsidRPr="00F511EF">
          <w:rPr>
            <w:b/>
            <w:bCs/>
            <w:i/>
            <w:iCs/>
            <w:lang w:val="en-NZ"/>
            <w:rPrChange w:id="389" w:author="Paul Hamer" w:date="2022-04-08T11:16:00Z">
              <w:rPr>
                <w:lang w:val="en-NZ"/>
              </w:rPr>
            </w:rPrChange>
          </w:rPr>
          <w:t>a</w:t>
        </w:r>
      </w:ins>
      <w:ins w:id="390" w:author="Paul Hamer" w:date="2022-04-19T14:42:00Z">
        <w:r w:rsidR="00697648">
          <w:rPr>
            <w:b/>
            <w:bCs/>
            <w:i/>
            <w:iCs/>
            <w:lang w:val="en-NZ"/>
          </w:rPr>
          <w:t>s</w:t>
        </w:r>
      </w:ins>
      <w:ins w:id="391" w:author="Paul Hamer" w:date="2022-04-07T17:31:00Z">
        <w:r w:rsidRPr="00F511EF">
          <w:rPr>
            <w:b/>
            <w:bCs/>
            <w:i/>
            <w:iCs/>
            <w:lang w:val="en-NZ"/>
            <w:rPrChange w:id="392" w:author="Paul Hamer" w:date="2022-04-08T11:16:00Z">
              <w:rPr>
                <w:lang w:val="en-NZ"/>
              </w:rPr>
            </w:rPrChange>
          </w:rPr>
          <w:t xml:space="preserve"> to</w:t>
        </w:r>
      </w:ins>
      <w:ins w:id="393" w:author="Paul Hamer" w:date="2022-04-07T17:30:00Z">
        <w:r w:rsidRPr="00F511EF">
          <w:rPr>
            <w:b/>
            <w:bCs/>
            <w:i/>
            <w:iCs/>
            <w:lang w:val="en-NZ"/>
            <w:rPrChange w:id="394" w:author="Paul Hamer" w:date="2022-04-08T11:16:00Z">
              <w:rPr>
                <w:lang w:val="en-NZ"/>
              </w:rPr>
            </w:rPrChange>
          </w:rPr>
          <w:t xml:space="preserve"> whether or not there would be a disc</w:t>
        </w:r>
      </w:ins>
      <w:ins w:id="395" w:author="Paul Hamer" w:date="2022-04-07T17:31:00Z">
        <w:r w:rsidR="00F935B7" w:rsidRPr="00F511EF">
          <w:rPr>
            <w:b/>
            <w:bCs/>
            <w:i/>
            <w:iCs/>
            <w:lang w:val="en-NZ"/>
            <w:rPrChange w:id="396" w:author="Paul Hamer" w:date="2022-04-08T11:16:00Z">
              <w:rPr>
                <w:lang w:val="en-NZ"/>
              </w:rPr>
            </w:rPrChange>
          </w:rPr>
          <w:t xml:space="preserve">ussion on biological information for </w:t>
        </w:r>
      </w:ins>
      <w:ins w:id="397" w:author="Paul Hamer" w:date="2022-04-08T11:07:00Z">
        <w:r w:rsidR="00461DE2" w:rsidRPr="00F511EF">
          <w:rPr>
            <w:b/>
            <w:bCs/>
            <w:i/>
            <w:iCs/>
            <w:lang w:val="en-NZ"/>
            <w:rPrChange w:id="398" w:author="Paul Hamer" w:date="2022-04-08T11:16:00Z">
              <w:rPr>
                <w:b/>
                <w:bCs/>
                <w:lang w:val="en-NZ"/>
              </w:rPr>
            </w:rPrChange>
          </w:rPr>
          <w:t xml:space="preserve">this </w:t>
        </w:r>
      </w:ins>
      <w:ins w:id="399" w:author="Paul Hamer" w:date="2022-04-07T17:31:00Z">
        <w:r w:rsidR="00F935B7" w:rsidRPr="00F511EF">
          <w:rPr>
            <w:b/>
            <w:bCs/>
            <w:i/>
            <w:iCs/>
            <w:lang w:val="en-NZ"/>
            <w:rPrChange w:id="400" w:author="Paul Hamer" w:date="2022-04-08T11:16:00Z">
              <w:rPr>
                <w:lang w:val="en-NZ"/>
              </w:rPr>
            </w:rPrChange>
          </w:rPr>
          <w:t>sk</w:t>
        </w:r>
      </w:ins>
      <w:ins w:id="401" w:author="Paul Hamer" w:date="2022-04-07T17:32:00Z">
        <w:r w:rsidR="00F935B7" w:rsidRPr="00F511EF">
          <w:rPr>
            <w:b/>
            <w:bCs/>
            <w:i/>
            <w:iCs/>
            <w:lang w:val="en-NZ"/>
            <w:rPrChange w:id="402" w:author="Paul Hamer" w:date="2022-04-08T11:16:00Z">
              <w:rPr>
                <w:lang w:val="en-NZ"/>
              </w:rPr>
            </w:rPrChange>
          </w:rPr>
          <w:t>ipjack</w:t>
        </w:r>
      </w:ins>
      <w:ins w:id="403" w:author="Paul Hamer" w:date="2022-04-08T11:07:00Z">
        <w:r w:rsidR="00461DE2" w:rsidRPr="00F511EF">
          <w:rPr>
            <w:b/>
            <w:bCs/>
            <w:i/>
            <w:iCs/>
            <w:lang w:val="en-NZ"/>
            <w:rPrChange w:id="404" w:author="Paul Hamer" w:date="2022-04-08T11:16:00Z">
              <w:rPr>
                <w:b/>
                <w:bCs/>
                <w:lang w:val="en-NZ"/>
              </w:rPr>
            </w:rPrChange>
          </w:rPr>
          <w:t xml:space="preserve"> assessment</w:t>
        </w:r>
      </w:ins>
      <w:ins w:id="405" w:author="Paul Hamer" w:date="2022-04-07T17:32:00Z">
        <w:r w:rsidR="00F935B7" w:rsidRPr="00F511EF">
          <w:rPr>
            <w:b/>
            <w:bCs/>
            <w:i/>
            <w:iCs/>
            <w:lang w:val="en-NZ"/>
            <w:rPrChange w:id="406" w:author="Paul Hamer" w:date="2022-04-08T11:16:00Z">
              <w:rPr>
                <w:lang w:val="en-NZ"/>
              </w:rPr>
            </w:rPrChange>
          </w:rPr>
          <w:t>.</w:t>
        </w:r>
        <w:r w:rsidR="00F935B7">
          <w:rPr>
            <w:lang w:val="en-NZ"/>
          </w:rPr>
          <w:t xml:space="preserve"> It was noted that there </w:t>
        </w:r>
      </w:ins>
      <w:ins w:id="407" w:author="Paul Hamer" w:date="2022-04-08T10:54:00Z">
        <w:r w:rsidR="00F04046">
          <w:rPr>
            <w:lang w:val="en-NZ"/>
          </w:rPr>
          <w:t xml:space="preserve">is </w:t>
        </w:r>
      </w:ins>
      <w:ins w:id="408" w:author="Paul Hamer" w:date="2022-04-08T10:33:00Z">
        <w:r w:rsidR="001B12E7">
          <w:rPr>
            <w:lang w:val="en-NZ"/>
          </w:rPr>
          <w:t>no</w:t>
        </w:r>
      </w:ins>
      <w:ins w:id="409" w:author="Paul Hamer" w:date="2022-04-07T17:32:00Z">
        <w:r w:rsidR="00F935B7">
          <w:rPr>
            <w:lang w:val="en-NZ"/>
          </w:rPr>
          <w:t xml:space="preserve"> new information on skipjack growth</w:t>
        </w:r>
      </w:ins>
      <w:ins w:id="410" w:author="Paul Hamer" w:date="2022-04-08T10:54:00Z">
        <w:r w:rsidR="00F04046">
          <w:rPr>
            <w:lang w:val="en-NZ"/>
          </w:rPr>
          <w:t>,</w:t>
        </w:r>
      </w:ins>
      <w:ins w:id="411" w:author="Paul Hamer" w:date="2022-04-07T17:32:00Z">
        <w:r w:rsidR="00F935B7">
          <w:rPr>
            <w:lang w:val="en-NZ"/>
          </w:rPr>
          <w:t xml:space="preserve"> reprod</w:t>
        </w:r>
      </w:ins>
      <w:ins w:id="412" w:author="Paul Hamer" w:date="2022-04-07T17:33:00Z">
        <w:r w:rsidR="00F935B7">
          <w:rPr>
            <w:lang w:val="en-NZ"/>
          </w:rPr>
          <w:t>uctive biology</w:t>
        </w:r>
      </w:ins>
      <w:ins w:id="413" w:author="Paul Hamer" w:date="2022-04-08T10:54:00Z">
        <w:r w:rsidR="00F04046">
          <w:rPr>
            <w:lang w:val="en-NZ"/>
          </w:rPr>
          <w:t xml:space="preserve">, or population structure in the WCPO </w:t>
        </w:r>
      </w:ins>
      <w:ins w:id="414" w:author="Paul Hamer" w:date="2022-04-07T17:33:00Z">
        <w:r w:rsidR="00F935B7">
          <w:rPr>
            <w:lang w:val="en-NZ"/>
          </w:rPr>
          <w:t>since the last assessment</w:t>
        </w:r>
      </w:ins>
      <w:ins w:id="415" w:author="Paul Hamer" w:date="2022-04-08T11:05:00Z">
        <w:r w:rsidR="00461DE2">
          <w:rPr>
            <w:lang w:val="en-NZ"/>
          </w:rPr>
          <w:t xml:space="preserve">, </w:t>
        </w:r>
      </w:ins>
      <w:ins w:id="416" w:author="Paul Hamer" w:date="2022-04-08T11:07:00Z">
        <w:r w:rsidR="00461DE2">
          <w:rPr>
            <w:lang w:val="en-NZ"/>
          </w:rPr>
          <w:t>so</w:t>
        </w:r>
      </w:ins>
      <w:ins w:id="417" w:author="Paul Hamer" w:date="2022-04-08T11:05:00Z">
        <w:r w:rsidR="00461DE2">
          <w:rPr>
            <w:lang w:val="en-NZ"/>
          </w:rPr>
          <w:t xml:space="preserve"> there was nothing new to discuss or present</w:t>
        </w:r>
      </w:ins>
      <w:ins w:id="418" w:author="Paul Hamer" w:date="2022-04-08T11:07:00Z">
        <w:r w:rsidR="00461DE2">
          <w:rPr>
            <w:lang w:val="en-NZ"/>
          </w:rPr>
          <w:t xml:space="preserve"> to PAW 2022</w:t>
        </w:r>
      </w:ins>
      <w:ins w:id="419" w:author="Paul Hamer" w:date="2022-04-08T11:06:00Z">
        <w:r w:rsidR="00461DE2">
          <w:rPr>
            <w:lang w:val="en-NZ"/>
          </w:rPr>
          <w:t>. Options for modelling growth</w:t>
        </w:r>
      </w:ins>
      <w:ins w:id="420" w:author="Paul Hamer" w:date="2022-04-19T14:43:00Z">
        <w:r w:rsidR="00DD2C8D">
          <w:rPr>
            <w:lang w:val="en-NZ"/>
          </w:rPr>
          <w:t xml:space="preserve"> </w:t>
        </w:r>
      </w:ins>
      <w:ins w:id="421" w:author="Paul Hamer" w:date="2022-04-08T11:06:00Z">
        <w:r w:rsidR="00461DE2">
          <w:rPr>
            <w:lang w:val="en-NZ"/>
          </w:rPr>
          <w:t>to be considered later in the day.</w:t>
        </w:r>
      </w:ins>
      <w:ins w:id="422" w:author="Paul Hamer" w:date="2022-04-07T17:33:00Z">
        <w:r w:rsidR="00F935B7">
          <w:rPr>
            <w:lang w:val="en-NZ"/>
          </w:rPr>
          <w:t xml:space="preserve"> </w:t>
        </w:r>
      </w:ins>
    </w:p>
    <w:p w14:paraId="33E23462" w14:textId="0430942A" w:rsidR="00084172" w:rsidRDefault="00461DE2" w:rsidP="00E25388">
      <w:pPr>
        <w:rPr>
          <w:ins w:id="423" w:author="Paul Hamer" w:date="2022-04-08T12:07:00Z"/>
          <w:lang w:val="en-NZ"/>
        </w:rPr>
      </w:pPr>
      <w:ins w:id="424" w:author="Paul Hamer" w:date="2022-04-08T11:05:00Z">
        <w:r>
          <w:rPr>
            <w:lang w:val="en-NZ"/>
          </w:rPr>
          <w:t xml:space="preserve">It was </w:t>
        </w:r>
      </w:ins>
      <w:ins w:id="425" w:author="Paul Hamer" w:date="2022-04-08T11:08:00Z">
        <w:r>
          <w:rPr>
            <w:lang w:val="en-NZ"/>
          </w:rPr>
          <w:t>note</w:t>
        </w:r>
      </w:ins>
      <w:ins w:id="426" w:author="Paul Hamer" w:date="2022-04-08T11:10:00Z">
        <w:r w:rsidR="00084172">
          <w:rPr>
            <w:lang w:val="en-NZ"/>
          </w:rPr>
          <w:t>d</w:t>
        </w:r>
      </w:ins>
      <w:ins w:id="427" w:author="Paul Hamer" w:date="2022-04-08T11:08:00Z">
        <w:r>
          <w:rPr>
            <w:lang w:val="en-NZ"/>
          </w:rPr>
          <w:t xml:space="preserve"> that w</w:t>
        </w:r>
      </w:ins>
      <w:ins w:id="428" w:author="Paul Hamer" w:date="2022-04-08T10:55:00Z">
        <w:r w:rsidR="00F04046">
          <w:rPr>
            <w:lang w:val="en-NZ"/>
          </w:rPr>
          <w:t>ork is currently un</w:t>
        </w:r>
      </w:ins>
      <w:ins w:id="429" w:author="Paul Hamer" w:date="2022-04-08T10:56:00Z">
        <w:r w:rsidR="00F04046">
          <w:rPr>
            <w:lang w:val="en-NZ"/>
          </w:rPr>
          <w:t>derway in the Eastern Pacif</w:t>
        </w:r>
      </w:ins>
      <w:ins w:id="430" w:author="Paul Hamer" w:date="2022-04-08T11:05:00Z">
        <w:r>
          <w:rPr>
            <w:lang w:val="en-NZ"/>
          </w:rPr>
          <w:t xml:space="preserve">ic </w:t>
        </w:r>
      </w:ins>
      <w:ins w:id="431" w:author="Paul Hamer" w:date="2022-04-08T11:08:00Z">
        <w:r>
          <w:rPr>
            <w:lang w:val="en-NZ"/>
          </w:rPr>
          <w:t>Ocean (IATTC) analysing tag-recapture growth increment data</w:t>
        </w:r>
      </w:ins>
      <w:ins w:id="432" w:author="Paul Hamer" w:date="2022-04-19T14:45:00Z">
        <w:r w:rsidR="00DD2C8D" w:rsidRPr="00DD2C8D">
          <w:rPr>
            <w:lang w:val="en-NZ"/>
          </w:rPr>
          <w:t xml:space="preserve"> </w:t>
        </w:r>
        <w:r w:rsidR="00DD2C8D">
          <w:rPr>
            <w:lang w:val="en-NZ"/>
          </w:rPr>
          <w:t>from purse seine fishery recaptures. This work</w:t>
        </w:r>
      </w:ins>
      <w:ins w:id="433" w:author="Paul Hamer" w:date="2022-04-08T11:08:00Z">
        <w:r>
          <w:rPr>
            <w:lang w:val="en-NZ"/>
          </w:rPr>
          <w:t xml:space="preserve"> appear</w:t>
        </w:r>
      </w:ins>
      <w:ins w:id="434" w:author="Paul Hamer" w:date="2022-04-19T14:43:00Z">
        <w:r w:rsidR="00DD2C8D">
          <w:rPr>
            <w:lang w:val="en-NZ"/>
          </w:rPr>
          <w:t>s</w:t>
        </w:r>
      </w:ins>
      <w:ins w:id="435" w:author="Paul Hamer" w:date="2022-04-08T11:08:00Z">
        <w:r>
          <w:rPr>
            <w:lang w:val="en-NZ"/>
          </w:rPr>
          <w:t xml:space="preserve"> </w:t>
        </w:r>
      </w:ins>
      <w:ins w:id="436" w:author="Paul Hamer" w:date="2022-04-08T11:09:00Z">
        <w:r>
          <w:rPr>
            <w:lang w:val="en-NZ"/>
          </w:rPr>
          <w:t xml:space="preserve">to </w:t>
        </w:r>
      </w:ins>
      <w:ins w:id="437" w:author="Paul Hamer" w:date="2022-04-19T14:43:00Z">
        <w:r w:rsidR="00DD2C8D">
          <w:rPr>
            <w:lang w:val="en-NZ"/>
          </w:rPr>
          <w:t>suggest</w:t>
        </w:r>
      </w:ins>
      <w:ins w:id="438" w:author="Paul Hamer" w:date="2022-04-08T11:09:00Z">
        <w:r>
          <w:rPr>
            <w:lang w:val="en-NZ"/>
          </w:rPr>
          <w:t xml:space="preserve"> that growth rates </w:t>
        </w:r>
        <w:r w:rsidR="00084172">
          <w:rPr>
            <w:lang w:val="en-NZ"/>
          </w:rPr>
          <w:t xml:space="preserve">are </w:t>
        </w:r>
      </w:ins>
      <w:ins w:id="439" w:author="Paul Hamer" w:date="2022-04-08T11:10:00Z">
        <w:r w:rsidR="00084172">
          <w:rPr>
            <w:lang w:val="en-NZ"/>
          </w:rPr>
          <w:t xml:space="preserve">relatively </w:t>
        </w:r>
      </w:ins>
      <w:ins w:id="440" w:author="Paul Hamer" w:date="2022-04-08T11:09:00Z">
        <w:r w:rsidR="00084172" w:rsidRPr="00084172">
          <w:rPr>
            <w:lang w:val="en-NZ"/>
          </w:rPr>
          <w:t>constant for all sizes of tagged and recaptured fish</w:t>
        </w:r>
      </w:ins>
      <w:ins w:id="441" w:author="Paul Hamer" w:date="2022-04-19T14:43:00Z">
        <w:r w:rsidR="00DD2C8D">
          <w:rPr>
            <w:lang w:val="en-NZ"/>
          </w:rPr>
          <w:t xml:space="preserve"> in th</w:t>
        </w:r>
      </w:ins>
      <w:ins w:id="442" w:author="Paul Hamer" w:date="2022-04-19T14:45:00Z">
        <w:r w:rsidR="00DD2C8D">
          <w:rPr>
            <w:lang w:val="en-NZ"/>
          </w:rPr>
          <w:t>e</w:t>
        </w:r>
      </w:ins>
      <w:ins w:id="443" w:author="Paul Hamer" w:date="2022-04-19T14:43:00Z">
        <w:r w:rsidR="00DD2C8D">
          <w:rPr>
            <w:lang w:val="en-NZ"/>
          </w:rPr>
          <w:t xml:space="preserve"> study</w:t>
        </w:r>
      </w:ins>
      <w:ins w:id="444" w:author="Paul Hamer" w:date="2022-04-08T11:10:00Z">
        <w:r w:rsidR="00084172">
          <w:rPr>
            <w:lang w:val="en-NZ"/>
          </w:rPr>
          <w:t>. However, the study lack</w:t>
        </w:r>
      </w:ins>
      <w:ins w:id="445" w:author="Paul Hamer" w:date="2022-04-08T11:12:00Z">
        <w:r w:rsidR="00084172">
          <w:rPr>
            <w:lang w:val="en-NZ"/>
          </w:rPr>
          <w:t>s</w:t>
        </w:r>
      </w:ins>
      <w:ins w:id="446" w:author="Paul Hamer" w:date="2022-04-08T11:10:00Z">
        <w:r w:rsidR="00084172">
          <w:rPr>
            <w:lang w:val="en-NZ"/>
          </w:rPr>
          <w:t xml:space="preserve"> the larger </w:t>
        </w:r>
      </w:ins>
      <w:ins w:id="447" w:author="Paul Hamer" w:date="2022-04-19T14:45:00Z">
        <w:r w:rsidR="00DD2C8D">
          <w:rPr>
            <w:lang w:val="en-NZ"/>
          </w:rPr>
          <w:t>si</w:t>
        </w:r>
      </w:ins>
      <w:ins w:id="448" w:author="Paul Hamer" w:date="2022-04-19T14:46:00Z">
        <w:r w:rsidR="00DD2C8D">
          <w:rPr>
            <w:lang w:val="en-NZ"/>
          </w:rPr>
          <w:t xml:space="preserve">ze </w:t>
        </w:r>
      </w:ins>
      <w:ins w:id="449" w:author="Paul Hamer" w:date="2022-04-08T11:10:00Z">
        <w:r w:rsidR="00084172">
          <w:rPr>
            <w:lang w:val="en-NZ"/>
          </w:rPr>
          <w:t>fish</w:t>
        </w:r>
      </w:ins>
      <w:ins w:id="450" w:author="Paul Hamer" w:date="2022-04-08T11:11:00Z">
        <w:r w:rsidR="00084172">
          <w:rPr>
            <w:lang w:val="en-NZ"/>
          </w:rPr>
          <w:t xml:space="preserve"> that are caught in the long line fisheri</w:t>
        </w:r>
      </w:ins>
      <w:ins w:id="451" w:author="Paul Hamer" w:date="2022-04-08T11:12:00Z">
        <w:r w:rsidR="00084172">
          <w:rPr>
            <w:lang w:val="en-NZ"/>
          </w:rPr>
          <w:t>e</w:t>
        </w:r>
      </w:ins>
      <w:ins w:id="452" w:author="Paul Hamer" w:date="2022-04-08T11:11:00Z">
        <w:r w:rsidR="00084172">
          <w:rPr>
            <w:lang w:val="en-NZ"/>
          </w:rPr>
          <w:t>s.</w:t>
        </w:r>
      </w:ins>
      <w:ins w:id="453" w:author="Paul Hamer" w:date="2022-04-08T11:12:00Z">
        <w:r w:rsidR="00084172">
          <w:rPr>
            <w:lang w:val="en-NZ"/>
          </w:rPr>
          <w:t xml:space="preserve"> OFP indicated they will also analysis tag-recapture growth increments </w:t>
        </w:r>
      </w:ins>
      <w:ins w:id="454" w:author="Paul Hamer" w:date="2022-04-08T11:13:00Z">
        <w:r w:rsidR="00084172">
          <w:rPr>
            <w:lang w:val="en-NZ"/>
          </w:rPr>
          <w:t xml:space="preserve">to see how they compare with growth estimated by MFCL. </w:t>
        </w:r>
        <w:r w:rsidR="00084172" w:rsidRPr="00DD2C8D">
          <w:rPr>
            <w:i/>
            <w:iCs/>
            <w:lang w:val="en-NZ"/>
            <w:rPrChange w:id="455" w:author="Paul Hamer" w:date="2022-04-19T14:46:00Z">
              <w:rPr>
                <w:lang w:val="en-NZ"/>
              </w:rPr>
            </w:rPrChange>
          </w:rPr>
          <w:t xml:space="preserve">OFP staff </w:t>
        </w:r>
      </w:ins>
      <w:ins w:id="456" w:author="Paul Hamer" w:date="2022-04-19T14:46:00Z">
        <w:r w:rsidR="00DD2C8D" w:rsidRPr="00DD2C8D">
          <w:rPr>
            <w:i/>
            <w:iCs/>
            <w:lang w:val="en-NZ"/>
            <w:rPrChange w:id="457" w:author="Paul Hamer" w:date="2022-04-19T14:46:00Z">
              <w:rPr>
                <w:lang w:val="en-NZ"/>
              </w:rPr>
            </w:rPrChange>
          </w:rPr>
          <w:t>will</w:t>
        </w:r>
      </w:ins>
      <w:ins w:id="458" w:author="Paul Hamer" w:date="2022-04-08T11:13:00Z">
        <w:r w:rsidR="00084172" w:rsidRPr="00DD2C8D">
          <w:rPr>
            <w:i/>
            <w:iCs/>
            <w:lang w:val="en-NZ"/>
            <w:rPrChange w:id="459" w:author="Paul Hamer" w:date="2022-04-19T14:46:00Z">
              <w:rPr>
                <w:lang w:val="en-NZ"/>
              </w:rPr>
            </w:rPrChange>
          </w:rPr>
          <w:t xml:space="preserve"> make contact with the IATTC sta</w:t>
        </w:r>
      </w:ins>
      <w:ins w:id="460" w:author="Paul Hamer" w:date="2022-04-08T11:14:00Z">
        <w:r w:rsidR="00084172" w:rsidRPr="00DD2C8D">
          <w:rPr>
            <w:i/>
            <w:iCs/>
            <w:lang w:val="en-NZ"/>
            <w:rPrChange w:id="461" w:author="Paul Hamer" w:date="2022-04-19T14:46:00Z">
              <w:rPr>
                <w:lang w:val="en-NZ"/>
              </w:rPr>
            </w:rPrChange>
          </w:rPr>
          <w:t xml:space="preserve">ff </w:t>
        </w:r>
      </w:ins>
      <w:ins w:id="462" w:author="Paul Hamer" w:date="2022-04-08T11:13:00Z">
        <w:r w:rsidR="00084172" w:rsidRPr="00DD2C8D">
          <w:rPr>
            <w:i/>
            <w:iCs/>
            <w:lang w:val="en-NZ"/>
            <w:rPrChange w:id="463" w:author="Paul Hamer" w:date="2022-04-19T14:46:00Z">
              <w:rPr>
                <w:lang w:val="en-NZ"/>
              </w:rPr>
            </w:rPrChange>
          </w:rPr>
          <w:t xml:space="preserve">to compare methods and </w:t>
        </w:r>
      </w:ins>
      <w:ins w:id="464" w:author="Paul Hamer" w:date="2022-04-08T11:14:00Z">
        <w:r w:rsidR="00084172" w:rsidRPr="00DD2C8D">
          <w:rPr>
            <w:i/>
            <w:iCs/>
            <w:lang w:val="en-NZ"/>
            <w:rPrChange w:id="465" w:author="Paul Hamer" w:date="2022-04-19T14:46:00Z">
              <w:rPr>
                <w:lang w:val="en-NZ"/>
              </w:rPr>
            </w:rPrChange>
          </w:rPr>
          <w:t>growth estimates.</w:t>
        </w:r>
        <w:r w:rsidR="00084172">
          <w:rPr>
            <w:lang w:val="en-NZ"/>
          </w:rPr>
          <w:t xml:space="preserve"> Another study on skipjack growth in the Indian ocean </w:t>
        </w:r>
      </w:ins>
      <w:ins w:id="466" w:author="Paul Hamer" w:date="2022-04-08T11:15:00Z">
        <w:r w:rsidR="00084172">
          <w:rPr>
            <w:lang w:val="en-NZ"/>
          </w:rPr>
          <w:t xml:space="preserve">has stalled, and new information on reproductive biology </w:t>
        </w:r>
        <w:r w:rsidR="00F511EF">
          <w:rPr>
            <w:lang w:val="en-NZ"/>
          </w:rPr>
          <w:t xml:space="preserve">from a Japanese </w:t>
        </w:r>
      </w:ins>
      <w:ins w:id="467" w:author="Paul Hamer" w:date="2022-04-19T14:47:00Z">
        <w:r w:rsidR="00DD2C8D">
          <w:rPr>
            <w:lang w:val="en-NZ"/>
          </w:rPr>
          <w:t xml:space="preserve">sampling programme is </w:t>
        </w:r>
      </w:ins>
      <w:ins w:id="468" w:author="Paul Hamer" w:date="2022-04-19T14:46:00Z">
        <w:r w:rsidR="00DD2C8D">
          <w:rPr>
            <w:lang w:val="en-NZ"/>
          </w:rPr>
          <w:t xml:space="preserve">not expected to available for the </w:t>
        </w:r>
      </w:ins>
      <w:ins w:id="469" w:author="Paul Hamer" w:date="2022-04-19T14:47:00Z">
        <w:r w:rsidR="00DD2C8D">
          <w:rPr>
            <w:lang w:val="en-NZ"/>
          </w:rPr>
          <w:t>current assessment.</w:t>
        </w:r>
      </w:ins>
    </w:p>
    <w:p w14:paraId="41E11FC3" w14:textId="0790397E" w:rsidR="00C15D3D" w:rsidRDefault="00C15D3D" w:rsidP="00E25388">
      <w:pPr>
        <w:rPr>
          <w:ins w:id="470" w:author="Paul Hamer" w:date="2022-04-07T17:17:00Z"/>
          <w:lang w:val="en-NZ"/>
        </w:rPr>
      </w:pPr>
      <w:ins w:id="471" w:author="Paul Hamer" w:date="2022-04-08T12:07:00Z">
        <w:r>
          <w:rPr>
            <w:lang w:val="en-NZ"/>
          </w:rPr>
          <w:t xml:space="preserve">It was recommended </w:t>
        </w:r>
      </w:ins>
      <w:ins w:id="472" w:author="Paul Hamer" w:date="2022-04-19T14:47:00Z">
        <w:r w:rsidR="00DD2C8D">
          <w:rPr>
            <w:lang w:val="en-NZ"/>
          </w:rPr>
          <w:t xml:space="preserve">that </w:t>
        </w:r>
      </w:ins>
      <w:ins w:id="473" w:author="Paul Hamer" w:date="2022-04-08T12:12:00Z">
        <w:r w:rsidR="00605061">
          <w:rPr>
            <w:lang w:val="en-NZ"/>
          </w:rPr>
          <w:t>to provide more confidence in the growth estimates from M</w:t>
        </w:r>
      </w:ins>
      <w:ins w:id="474" w:author="Paul Hamer" w:date="2022-04-08T12:13:00Z">
        <w:r w:rsidR="00605061">
          <w:rPr>
            <w:lang w:val="en-NZ"/>
          </w:rPr>
          <w:t>FCL</w:t>
        </w:r>
      </w:ins>
      <w:ins w:id="475" w:author="Paul Hamer" w:date="2022-04-08T12:12:00Z">
        <w:r w:rsidR="00605061">
          <w:rPr>
            <w:lang w:val="en-NZ"/>
          </w:rPr>
          <w:t xml:space="preserve">, </w:t>
        </w:r>
      </w:ins>
      <w:ins w:id="476" w:author="Paul Hamer" w:date="2022-04-08T12:07:00Z">
        <w:r>
          <w:rPr>
            <w:lang w:val="en-NZ"/>
          </w:rPr>
          <w:t>that the assessment team g</w:t>
        </w:r>
      </w:ins>
      <w:ins w:id="477" w:author="Paul Hamer" w:date="2022-04-08T12:08:00Z">
        <w:r>
          <w:rPr>
            <w:lang w:val="en-NZ"/>
          </w:rPr>
          <w:t xml:space="preserve">o back to the literature and pull together </w:t>
        </w:r>
      </w:ins>
      <w:ins w:id="478" w:author="Paul Hamer" w:date="2022-04-19T14:47:00Z">
        <w:r w:rsidR="00DD2C8D">
          <w:rPr>
            <w:lang w:val="en-NZ"/>
          </w:rPr>
          <w:t>t</w:t>
        </w:r>
      </w:ins>
      <w:ins w:id="479" w:author="Paul Hamer" w:date="2022-04-08T12:08:00Z">
        <w:r>
          <w:rPr>
            <w:lang w:val="en-NZ"/>
          </w:rPr>
          <w:t>he existing information o</w:t>
        </w:r>
      </w:ins>
      <w:ins w:id="480" w:author="Paul Hamer" w:date="2022-04-08T12:09:00Z">
        <w:r>
          <w:rPr>
            <w:lang w:val="en-NZ"/>
          </w:rPr>
          <w:t>n</w:t>
        </w:r>
      </w:ins>
      <w:ins w:id="481" w:author="Paul Hamer" w:date="2022-04-08T12:08:00Z">
        <w:r>
          <w:rPr>
            <w:lang w:val="en-NZ"/>
          </w:rPr>
          <w:t xml:space="preserve"> skipjack growth to </w:t>
        </w:r>
      </w:ins>
      <w:ins w:id="482" w:author="Paul Hamer" w:date="2022-04-08T12:12:00Z">
        <w:r w:rsidR="00605061">
          <w:rPr>
            <w:lang w:val="en-NZ"/>
          </w:rPr>
          <w:t>support</w:t>
        </w:r>
      </w:ins>
      <w:ins w:id="483" w:author="Paul Hamer" w:date="2022-04-08T12:08:00Z">
        <w:r>
          <w:rPr>
            <w:lang w:val="en-NZ"/>
          </w:rPr>
          <w:t xml:space="preserve"> the development of growth models </w:t>
        </w:r>
      </w:ins>
      <w:ins w:id="484" w:author="Paul Hamer" w:date="2022-04-08T12:10:00Z">
        <w:r w:rsidR="005870BC">
          <w:rPr>
            <w:lang w:val="en-NZ"/>
          </w:rPr>
          <w:t xml:space="preserve">perhaps as priors </w:t>
        </w:r>
      </w:ins>
      <w:ins w:id="485" w:author="Paul Hamer" w:date="2022-04-08T12:08:00Z">
        <w:r>
          <w:rPr>
            <w:lang w:val="en-NZ"/>
          </w:rPr>
          <w:t>and</w:t>
        </w:r>
      </w:ins>
      <w:ins w:id="486" w:author="Paul Hamer" w:date="2022-04-19T14:47:00Z">
        <w:r w:rsidR="00DD2C8D">
          <w:rPr>
            <w:lang w:val="en-NZ"/>
          </w:rPr>
          <w:t>/</w:t>
        </w:r>
      </w:ins>
      <w:ins w:id="487" w:author="Paul Hamer" w:date="2022-04-19T14:48:00Z">
        <w:r w:rsidR="00DD2C8D">
          <w:rPr>
            <w:lang w:val="en-NZ"/>
          </w:rPr>
          <w:t>or</w:t>
        </w:r>
      </w:ins>
      <w:ins w:id="488" w:author="Paul Hamer" w:date="2022-04-08T12:08:00Z">
        <w:r>
          <w:rPr>
            <w:lang w:val="en-NZ"/>
          </w:rPr>
          <w:t xml:space="preserve"> </w:t>
        </w:r>
      </w:ins>
      <w:ins w:id="489" w:author="Paul Hamer" w:date="2022-04-08T12:13:00Z">
        <w:r w:rsidR="00605061">
          <w:rPr>
            <w:lang w:val="en-NZ"/>
          </w:rPr>
          <w:t>for</w:t>
        </w:r>
      </w:ins>
      <w:ins w:id="490" w:author="Paul Hamer" w:date="2022-04-08T12:11:00Z">
        <w:r w:rsidR="00605061">
          <w:rPr>
            <w:lang w:val="en-NZ"/>
          </w:rPr>
          <w:t xml:space="preserve"> </w:t>
        </w:r>
      </w:ins>
      <w:ins w:id="491" w:author="Paul Hamer" w:date="2022-04-08T12:08:00Z">
        <w:r>
          <w:rPr>
            <w:lang w:val="en-NZ"/>
          </w:rPr>
          <w:t>compar</w:t>
        </w:r>
      </w:ins>
      <w:ins w:id="492" w:author="Paul Hamer" w:date="2022-04-08T12:13:00Z">
        <w:r w:rsidR="00605061">
          <w:rPr>
            <w:lang w:val="en-NZ"/>
          </w:rPr>
          <w:t>ison</w:t>
        </w:r>
      </w:ins>
      <w:ins w:id="493" w:author="Paul Hamer" w:date="2022-04-08T12:08:00Z">
        <w:r>
          <w:rPr>
            <w:lang w:val="en-NZ"/>
          </w:rPr>
          <w:t xml:space="preserve"> with estimates from </w:t>
        </w:r>
      </w:ins>
      <w:ins w:id="494" w:author="Paul Hamer" w:date="2022-04-08T12:09:00Z">
        <w:r>
          <w:rPr>
            <w:lang w:val="en-NZ"/>
          </w:rPr>
          <w:t xml:space="preserve">tagging </w:t>
        </w:r>
      </w:ins>
      <w:ins w:id="495" w:author="Paul Hamer" w:date="2022-04-19T14:48:00Z">
        <w:r w:rsidR="00DD2C8D">
          <w:rPr>
            <w:lang w:val="en-NZ"/>
          </w:rPr>
          <w:t xml:space="preserve">data </w:t>
        </w:r>
      </w:ins>
      <w:ins w:id="496" w:author="Paul Hamer" w:date="2022-04-08T12:09:00Z">
        <w:r>
          <w:rPr>
            <w:lang w:val="en-NZ"/>
          </w:rPr>
          <w:t>and</w:t>
        </w:r>
      </w:ins>
      <w:ins w:id="497" w:author="Paul Hamer" w:date="2022-04-08T12:11:00Z">
        <w:r w:rsidR="00605061">
          <w:rPr>
            <w:lang w:val="en-NZ"/>
          </w:rPr>
          <w:t xml:space="preserve"> </w:t>
        </w:r>
      </w:ins>
      <w:ins w:id="498" w:author="Paul Hamer" w:date="2022-04-08T12:09:00Z">
        <w:r>
          <w:rPr>
            <w:lang w:val="en-NZ"/>
          </w:rPr>
          <w:t xml:space="preserve">the MFCL based </w:t>
        </w:r>
      </w:ins>
      <w:ins w:id="499" w:author="Paul Hamer" w:date="2022-04-08T12:13:00Z">
        <w:r w:rsidR="00605061">
          <w:rPr>
            <w:lang w:val="en-NZ"/>
          </w:rPr>
          <w:t>estimations</w:t>
        </w:r>
      </w:ins>
      <w:ins w:id="500" w:author="Paul Hamer" w:date="2022-04-08T12:09:00Z">
        <w:r>
          <w:rPr>
            <w:lang w:val="en-NZ"/>
          </w:rPr>
          <w:t>.</w:t>
        </w:r>
      </w:ins>
      <w:ins w:id="501" w:author="Paul Hamer" w:date="2022-04-08T12:12:00Z">
        <w:r w:rsidR="00605061">
          <w:rPr>
            <w:lang w:val="en-NZ"/>
          </w:rPr>
          <w:t xml:space="preserve"> </w:t>
        </w:r>
      </w:ins>
      <w:ins w:id="502" w:author="Paul Hamer" w:date="2022-04-08T12:08:00Z">
        <w:r>
          <w:rPr>
            <w:lang w:val="en-NZ"/>
          </w:rPr>
          <w:t xml:space="preserve"> </w:t>
        </w:r>
      </w:ins>
    </w:p>
    <w:p w14:paraId="41F032E6" w14:textId="43AB531A" w:rsidR="00B66586" w:rsidRDefault="00F511EF" w:rsidP="00E25388">
      <w:pPr>
        <w:rPr>
          <w:ins w:id="503" w:author="Paul Hamer" w:date="2022-04-07T16:57:00Z"/>
          <w:lang w:val="en-NZ"/>
        </w:rPr>
      </w:pPr>
      <w:ins w:id="504" w:author="Paul Hamer" w:date="2022-04-08T11:17:00Z">
        <w:r>
          <w:rPr>
            <w:lang w:val="en-NZ"/>
          </w:rPr>
          <w:t xml:space="preserve">It was noted that </w:t>
        </w:r>
        <w:r w:rsidRPr="00F511EF">
          <w:rPr>
            <w:lang w:val="en-NZ"/>
          </w:rPr>
          <w:t xml:space="preserve">selectivity assumptions </w:t>
        </w:r>
      </w:ins>
      <w:ins w:id="505" w:author="Paul Hamer" w:date="2022-04-08T11:18:00Z">
        <w:r>
          <w:rPr>
            <w:lang w:val="en-NZ"/>
          </w:rPr>
          <w:t>are very important</w:t>
        </w:r>
      </w:ins>
      <w:ins w:id="506" w:author="Paul Hamer" w:date="2022-04-08T11:17:00Z">
        <w:r w:rsidRPr="00F511EF">
          <w:rPr>
            <w:lang w:val="en-NZ"/>
          </w:rPr>
          <w:t xml:space="preserve">, and </w:t>
        </w:r>
      </w:ins>
      <w:ins w:id="507" w:author="Paul Hamer" w:date="2022-04-08T11:18:00Z">
        <w:r>
          <w:rPr>
            <w:lang w:val="en-NZ"/>
          </w:rPr>
          <w:t xml:space="preserve">the </w:t>
        </w:r>
      </w:ins>
      <w:ins w:id="508" w:author="Paul Hamer" w:date="2022-04-08T11:17:00Z">
        <w:r w:rsidRPr="00F511EF">
          <w:rPr>
            <w:lang w:val="en-NZ"/>
          </w:rPr>
          <w:t>assessment was unstable</w:t>
        </w:r>
      </w:ins>
      <w:ins w:id="509" w:author="Paul Hamer" w:date="2022-04-08T11:18:00Z">
        <w:r>
          <w:rPr>
            <w:lang w:val="en-NZ"/>
          </w:rPr>
          <w:t xml:space="preserve"> without inclusion of the longline fishery size composition that </w:t>
        </w:r>
      </w:ins>
      <w:ins w:id="510" w:author="Paul Hamer" w:date="2022-04-19T14:48:00Z">
        <w:r w:rsidR="009F6A02">
          <w:rPr>
            <w:lang w:val="en-NZ"/>
          </w:rPr>
          <w:t>includes</w:t>
        </w:r>
      </w:ins>
      <w:ins w:id="511" w:author="Paul Hamer" w:date="2022-04-08T11:17:00Z">
        <w:r w:rsidRPr="00F511EF">
          <w:rPr>
            <w:lang w:val="en-NZ"/>
          </w:rPr>
          <w:t xml:space="preserve"> the large sized fish and </w:t>
        </w:r>
      </w:ins>
      <w:ins w:id="512" w:author="Paul Hamer" w:date="2022-04-08T11:19:00Z">
        <w:r>
          <w:rPr>
            <w:lang w:val="en-NZ"/>
          </w:rPr>
          <w:t>with the</w:t>
        </w:r>
      </w:ins>
      <w:ins w:id="513" w:author="Paul Hamer" w:date="2022-04-08T11:17:00Z">
        <w:r w:rsidRPr="00F511EF">
          <w:rPr>
            <w:lang w:val="en-NZ"/>
          </w:rPr>
          <w:t xml:space="preserve"> assum</w:t>
        </w:r>
      </w:ins>
      <w:ins w:id="514" w:author="Paul Hamer" w:date="2022-04-08T11:19:00Z">
        <w:r>
          <w:rPr>
            <w:lang w:val="en-NZ"/>
          </w:rPr>
          <w:t>ption of</w:t>
        </w:r>
      </w:ins>
      <w:ins w:id="515" w:author="Paul Hamer" w:date="2022-04-08T11:17:00Z">
        <w:r w:rsidRPr="00F511EF">
          <w:rPr>
            <w:lang w:val="en-NZ"/>
          </w:rPr>
          <w:t xml:space="preserve"> asymptotic selectivity improve</w:t>
        </w:r>
      </w:ins>
      <w:ins w:id="516" w:author="Paul Hamer" w:date="2022-04-08T11:19:00Z">
        <w:r>
          <w:rPr>
            <w:lang w:val="en-NZ"/>
          </w:rPr>
          <w:t>s</w:t>
        </w:r>
      </w:ins>
      <w:ins w:id="517" w:author="Paul Hamer" w:date="2022-04-08T11:17:00Z">
        <w:r w:rsidRPr="00F511EF">
          <w:rPr>
            <w:lang w:val="en-NZ"/>
          </w:rPr>
          <w:t xml:space="preserve"> fits to other gear </w:t>
        </w:r>
      </w:ins>
      <w:ins w:id="518" w:author="Paul Hamer" w:date="2022-04-08T12:09:00Z">
        <w:r w:rsidR="00C15D3D" w:rsidRPr="00F511EF">
          <w:rPr>
            <w:lang w:val="en-NZ"/>
          </w:rPr>
          <w:t>selectivity’s</w:t>
        </w:r>
      </w:ins>
      <w:ins w:id="519" w:author="Paul Hamer" w:date="2022-04-08T11:17:00Z">
        <w:r w:rsidRPr="00F511EF">
          <w:rPr>
            <w:lang w:val="en-NZ"/>
          </w:rPr>
          <w:t xml:space="preserve"> and model stability. </w:t>
        </w:r>
      </w:ins>
      <w:ins w:id="520" w:author="Paul Hamer" w:date="2022-04-08T11:19:00Z">
        <w:r>
          <w:rPr>
            <w:lang w:val="en-NZ"/>
          </w:rPr>
          <w:t>There are still</w:t>
        </w:r>
      </w:ins>
      <w:ins w:id="521" w:author="Paul Hamer" w:date="2022-04-08T11:17:00Z">
        <w:r w:rsidRPr="00F511EF">
          <w:rPr>
            <w:lang w:val="en-NZ"/>
          </w:rPr>
          <w:t xml:space="preserve"> some issues </w:t>
        </w:r>
      </w:ins>
      <w:ins w:id="522" w:author="Paul Hamer" w:date="2022-04-19T14:48:00Z">
        <w:r w:rsidR="009F6A02">
          <w:rPr>
            <w:lang w:val="en-NZ"/>
          </w:rPr>
          <w:t>around</w:t>
        </w:r>
      </w:ins>
      <w:ins w:id="523" w:author="Paul Hamer" w:date="2022-04-08T11:17:00Z">
        <w:r w:rsidRPr="00F511EF">
          <w:rPr>
            <w:lang w:val="en-NZ"/>
          </w:rPr>
          <w:t xml:space="preserve"> estimating growth inside the model</w:t>
        </w:r>
      </w:ins>
      <w:ins w:id="524" w:author="Paul Hamer" w:date="2022-04-08T11:20:00Z">
        <w:r>
          <w:rPr>
            <w:lang w:val="en-NZ"/>
          </w:rPr>
          <w:t xml:space="preserve"> to be discussed later</w:t>
        </w:r>
      </w:ins>
      <w:ins w:id="525" w:author="Paul Hamer" w:date="2022-04-19T14:48:00Z">
        <w:r w:rsidR="009F6A02">
          <w:rPr>
            <w:lang w:val="en-NZ"/>
          </w:rPr>
          <w:t>, and further explored in this assessment</w:t>
        </w:r>
      </w:ins>
      <w:ins w:id="526" w:author="Paul Hamer" w:date="2022-04-08T11:17:00Z">
        <w:r w:rsidRPr="00F511EF">
          <w:rPr>
            <w:lang w:val="en-NZ"/>
          </w:rPr>
          <w:t>.</w:t>
        </w:r>
      </w:ins>
    </w:p>
    <w:p w14:paraId="36B59E51" w14:textId="2838795D" w:rsidR="00122E7A" w:rsidRDefault="0099174D" w:rsidP="00E25388">
      <w:pPr>
        <w:rPr>
          <w:ins w:id="527" w:author="Paul Hamer" w:date="2022-04-08T12:16:00Z"/>
          <w:lang w:val="en-NZ"/>
        </w:rPr>
      </w:pPr>
      <w:ins w:id="528" w:author="Paul Hamer" w:date="2022-04-08T11:20:00Z">
        <w:r w:rsidRPr="0099174D">
          <w:rPr>
            <w:b/>
            <w:bCs/>
            <w:lang w:val="en-NZ"/>
            <w:rPrChange w:id="529" w:author="Paul Hamer" w:date="2022-04-08T11:21:00Z">
              <w:rPr>
                <w:lang w:val="en-NZ"/>
              </w:rPr>
            </w:rPrChange>
          </w:rPr>
          <w:t xml:space="preserve">Several alternative </w:t>
        </w:r>
      </w:ins>
      <w:ins w:id="530" w:author="Paul Hamer" w:date="2022-04-08T11:21:00Z">
        <w:r w:rsidRPr="0099174D">
          <w:rPr>
            <w:b/>
            <w:bCs/>
            <w:lang w:val="en-NZ"/>
            <w:rPrChange w:id="531" w:author="Paul Hamer" w:date="2022-04-08T11:21:00Z">
              <w:rPr>
                <w:lang w:val="en-NZ"/>
              </w:rPr>
            </w:rPrChange>
          </w:rPr>
          <w:t>thought</w:t>
        </w:r>
        <w:r>
          <w:rPr>
            <w:b/>
            <w:bCs/>
            <w:lang w:val="en-NZ"/>
          </w:rPr>
          <w:t>s</w:t>
        </w:r>
        <w:r w:rsidRPr="0099174D">
          <w:rPr>
            <w:b/>
            <w:bCs/>
            <w:lang w:val="en-NZ"/>
            <w:rPrChange w:id="532" w:author="Paul Hamer" w:date="2022-04-08T11:21:00Z">
              <w:rPr>
                <w:lang w:val="en-NZ"/>
              </w:rPr>
            </w:rPrChange>
          </w:rPr>
          <w:t xml:space="preserve"> on spatial structure were expressed. </w:t>
        </w:r>
        <w:r w:rsidRPr="009C5518">
          <w:rPr>
            <w:lang w:val="en-NZ"/>
            <w:rPrChange w:id="533" w:author="Paul Hamer" w:date="2022-04-08T12:16:00Z">
              <w:rPr>
                <w:b/>
                <w:bCs/>
                <w:lang w:val="en-NZ"/>
              </w:rPr>
            </w:rPrChange>
          </w:rPr>
          <w:t>One suggested that simplification of the spatial structure w</w:t>
        </w:r>
      </w:ins>
      <w:ins w:id="534" w:author="Paul Hamer" w:date="2022-04-08T11:22:00Z">
        <w:r w:rsidRPr="009C5518">
          <w:rPr>
            <w:lang w:val="en-NZ"/>
            <w:rPrChange w:id="535" w:author="Paul Hamer" w:date="2022-04-08T12:16:00Z">
              <w:rPr>
                <w:b/>
                <w:bCs/>
                <w:lang w:val="en-NZ"/>
              </w:rPr>
            </w:rPrChange>
          </w:rPr>
          <w:t xml:space="preserve">ould be good to explore because </w:t>
        </w:r>
      </w:ins>
      <w:ins w:id="536" w:author="Paul Hamer" w:date="2022-04-08T11:23:00Z">
        <w:r w:rsidRPr="009C5518">
          <w:rPr>
            <w:lang w:val="en-NZ"/>
            <w:rPrChange w:id="537" w:author="Paul Hamer" w:date="2022-04-08T12:16:00Z">
              <w:rPr>
                <w:b/>
                <w:bCs/>
                <w:lang w:val="en-NZ"/>
              </w:rPr>
            </w:rPrChange>
          </w:rPr>
          <w:t xml:space="preserve">of </w:t>
        </w:r>
      </w:ins>
      <w:ins w:id="538" w:author="Paul Hamer" w:date="2022-04-08T11:22:00Z">
        <w:r w:rsidRPr="009C5518">
          <w:rPr>
            <w:lang w:val="en-NZ"/>
            <w:rPrChange w:id="539" w:author="Paul Hamer" w:date="2022-04-08T12:16:00Z">
              <w:rPr>
                <w:b/>
                <w:bCs/>
                <w:lang w:val="en-NZ"/>
              </w:rPr>
            </w:rPrChange>
          </w:rPr>
          <w:t>the convergence issues (lack of positive definite Hessian solution)</w:t>
        </w:r>
      </w:ins>
      <w:ins w:id="540" w:author="Paul Hamer" w:date="2022-04-08T11:23:00Z">
        <w:r w:rsidRPr="009C5518">
          <w:rPr>
            <w:lang w:val="en-NZ"/>
            <w:rPrChange w:id="541" w:author="Paul Hamer" w:date="2022-04-08T12:16:00Z">
              <w:rPr>
                <w:b/>
                <w:bCs/>
                <w:lang w:val="en-NZ"/>
              </w:rPr>
            </w:rPrChange>
          </w:rPr>
          <w:t xml:space="preserve"> with the 8</w:t>
        </w:r>
      </w:ins>
      <w:ins w:id="542" w:author="Paul Hamer" w:date="2022-04-08T11:59:00Z">
        <w:r w:rsidR="004E7ECC" w:rsidRPr="009C5518">
          <w:rPr>
            <w:lang w:val="en-NZ"/>
            <w:rPrChange w:id="543" w:author="Paul Hamer" w:date="2022-04-08T12:16:00Z">
              <w:rPr>
                <w:b/>
                <w:bCs/>
                <w:lang w:val="en-NZ"/>
              </w:rPr>
            </w:rPrChange>
          </w:rPr>
          <w:t>-</w:t>
        </w:r>
      </w:ins>
      <w:ins w:id="544" w:author="Paul Hamer" w:date="2022-04-08T11:23:00Z">
        <w:r w:rsidRPr="009C5518">
          <w:rPr>
            <w:lang w:val="en-NZ"/>
            <w:rPrChange w:id="545" w:author="Paul Hamer" w:date="2022-04-08T12:16:00Z">
              <w:rPr>
                <w:b/>
                <w:bCs/>
                <w:lang w:val="en-NZ"/>
              </w:rPr>
            </w:rPrChange>
          </w:rPr>
          <w:t>region model</w:t>
        </w:r>
      </w:ins>
      <w:ins w:id="546" w:author="Paul Hamer" w:date="2022-04-08T12:00:00Z">
        <w:r w:rsidR="004E7ECC" w:rsidRPr="009C5518">
          <w:rPr>
            <w:lang w:val="en-NZ"/>
            <w:rPrChange w:id="547" w:author="Paul Hamer" w:date="2022-04-08T12:16:00Z">
              <w:rPr>
                <w:b/>
                <w:bCs/>
                <w:lang w:val="en-NZ"/>
              </w:rPr>
            </w:rPrChange>
          </w:rPr>
          <w:t xml:space="preserve">. </w:t>
        </w:r>
      </w:ins>
      <w:ins w:id="548" w:author="Paul Hamer" w:date="2022-04-19T14:49:00Z">
        <w:r w:rsidR="009F6A02">
          <w:rPr>
            <w:lang w:val="en-NZ"/>
          </w:rPr>
          <w:t>It was s</w:t>
        </w:r>
      </w:ins>
      <w:ins w:id="549" w:author="Paul Hamer" w:date="2022-04-08T12:00:00Z">
        <w:r w:rsidR="004E7ECC" w:rsidRPr="009C5518">
          <w:rPr>
            <w:lang w:val="en-NZ"/>
            <w:rPrChange w:id="550" w:author="Paul Hamer" w:date="2022-04-08T12:16:00Z">
              <w:rPr>
                <w:b/>
                <w:bCs/>
                <w:lang w:val="en-NZ"/>
              </w:rPr>
            </w:rPrChange>
          </w:rPr>
          <w:t xml:space="preserve">uggested to </w:t>
        </w:r>
      </w:ins>
      <w:ins w:id="551" w:author="Paul Hamer" w:date="2022-04-08T12:01:00Z">
        <w:r w:rsidR="004E7ECC" w:rsidRPr="009C5518">
          <w:rPr>
            <w:lang w:val="en-NZ"/>
            <w:rPrChange w:id="552" w:author="Paul Hamer" w:date="2022-04-08T12:16:00Z">
              <w:rPr>
                <w:b/>
                <w:bCs/>
                <w:lang w:val="en-NZ"/>
              </w:rPr>
            </w:rPrChange>
          </w:rPr>
          <w:t>try a model where regions 1-4 of the 8-region model are collapsed into a single region. This structure may be less sensitive to the lack o</w:t>
        </w:r>
      </w:ins>
      <w:ins w:id="553" w:author="Paul Hamer" w:date="2022-04-08T12:02:00Z">
        <w:r w:rsidR="004E7ECC" w:rsidRPr="009C5518">
          <w:rPr>
            <w:lang w:val="en-NZ"/>
            <w:rPrChange w:id="554" w:author="Paul Hamer" w:date="2022-04-08T12:16:00Z">
              <w:rPr>
                <w:b/>
                <w:bCs/>
                <w:lang w:val="en-NZ"/>
              </w:rPr>
            </w:rPrChange>
          </w:rPr>
          <w:t>f movement information for region 4 and the related biomass accumulation in this region</w:t>
        </w:r>
      </w:ins>
      <w:ins w:id="555" w:author="Paul Hamer" w:date="2022-04-08T12:05:00Z">
        <w:r w:rsidR="004E7ECC" w:rsidRPr="009C5518">
          <w:rPr>
            <w:lang w:val="en-NZ"/>
            <w:rPrChange w:id="556" w:author="Paul Hamer" w:date="2022-04-08T12:16:00Z">
              <w:rPr>
                <w:b/>
                <w:bCs/>
                <w:lang w:val="en-NZ"/>
              </w:rPr>
            </w:rPrChange>
          </w:rPr>
          <w:t xml:space="preserve">. </w:t>
        </w:r>
      </w:ins>
      <w:ins w:id="557" w:author="Paul Hamer" w:date="2022-04-08T12:04:00Z">
        <w:r w:rsidR="004E7ECC" w:rsidRPr="009C5518">
          <w:rPr>
            <w:lang w:val="en-NZ"/>
            <w:rPrChange w:id="558" w:author="Paul Hamer" w:date="2022-04-08T12:16:00Z">
              <w:rPr>
                <w:b/>
                <w:bCs/>
                <w:lang w:val="en-NZ"/>
              </w:rPr>
            </w:rPrChange>
          </w:rPr>
          <w:t xml:space="preserve">However, concerns were expressed regarding collapsing model regions, particularly in relation to how the model uses the </w:t>
        </w:r>
      </w:ins>
      <w:ins w:id="559" w:author="Paul Hamer" w:date="2022-04-08T12:05:00Z">
        <w:r w:rsidR="004E7ECC" w:rsidRPr="009C5518">
          <w:rPr>
            <w:lang w:val="en-NZ"/>
            <w:rPrChange w:id="560" w:author="Paul Hamer" w:date="2022-04-08T12:16:00Z">
              <w:rPr>
                <w:b/>
                <w:bCs/>
                <w:lang w:val="en-NZ"/>
              </w:rPr>
            </w:rPrChange>
          </w:rPr>
          <w:t xml:space="preserve">tagging </w:t>
        </w:r>
      </w:ins>
      <w:ins w:id="561" w:author="Paul Hamer" w:date="2022-04-19T14:49:00Z">
        <w:r w:rsidR="009F6A02">
          <w:rPr>
            <w:lang w:val="en-NZ"/>
          </w:rPr>
          <w:t xml:space="preserve">data </w:t>
        </w:r>
      </w:ins>
      <w:ins w:id="562" w:author="Paul Hamer" w:date="2022-04-08T12:05:00Z">
        <w:r w:rsidR="004E7ECC" w:rsidRPr="009C5518">
          <w:rPr>
            <w:lang w:val="en-NZ"/>
            <w:rPrChange w:id="563" w:author="Paul Hamer" w:date="2022-04-08T12:16:00Z">
              <w:rPr>
                <w:b/>
                <w:bCs/>
                <w:lang w:val="en-NZ"/>
              </w:rPr>
            </w:rPrChange>
          </w:rPr>
          <w:t xml:space="preserve">and the very influential assumptions related to tag mixing. </w:t>
        </w:r>
      </w:ins>
      <w:ins w:id="564" w:author="Paul Hamer" w:date="2022-04-08T12:06:00Z">
        <w:r w:rsidR="00C15D3D" w:rsidRPr="009C5518">
          <w:rPr>
            <w:lang w:val="en-NZ"/>
            <w:rPrChange w:id="565" w:author="Paul Hamer" w:date="2022-04-08T12:16:00Z">
              <w:rPr>
                <w:b/>
                <w:bCs/>
                <w:lang w:val="en-NZ"/>
              </w:rPr>
            </w:rPrChange>
          </w:rPr>
          <w:t>S</w:t>
        </w:r>
      </w:ins>
      <w:ins w:id="566" w:author="Paul Hamer" w:date="2022-04-08T12:05:00Z">
        <w:r w:rsidR="004E7ECC" w:rsidRPr="009C5518">
          <w:rPr>
            <w:lang w:val="en-NZ"/>
            <w:rPrChange w:id="567" w:author="Paul Hamer" w:date="2022-04-08T12:16:00Z">
              <w:rPr>
                <w:b/>
                <w:bCs/>
                <w:lang w:val="en-NZ"/>
              </w:rPr>
            </w:rPrChange>
          </w:rPr>
          <w:t>impler regional structure</w:t>
        </w:r>
      </w:ins>
      <w:ins w:id="568" w:author="Paul Hamer" w:date="2022-04-08T12:06:00Z">
        <w:r w:rsidR="00C15D3D" w:rsidRPr="009C5518">
          <w:rPr>
            <w:lang w:val="en-NZ"/>
            <w:rPrChange w:id="569" w:author="Paul Hamer" w:date="2022-04-08T12:16:00Z">
              <w:rPr>
                <w:b/>
                <w:bCs/>
                <w:lang w:val="en-NZ"/>
              </w:rPr>
            </w:rPrChange>
          </w:rPr>
          <w:t>s</w:t>
        </w:r>
      </w:ins>
      <w:ins w:id="570" w:author="Paul Hamer" w:date="2022-04-08T12:05:00Z">
        <w:r w:rsidR="004E7ECC" w:rsidRPr="009C5518">
          <w:rPr>
            <w:lang w:val="en-NZ"/>
            <w:rPrChange w:id="571" w:author="Paul Hamer" w:date="2022-04-08T12:16:00Z">
              <w:rPr>
                <w:b/>
                <w:bCs/>
                <w:lang w:val="en-NZ"/>
              </w:rPr>
            </w:rPrChange>
          </w:rPr>
          <w:t xml:space="preserve"> will have implication for tag mixing assumptions </w:t>
        </w:r>
      </w:ins>
      <w:ins w:id="572" w:author="Paul Hamer" w:date="2022-04-08T12:06:00Z">
        <w:r w:rsidR="00C15D3D" w:rsidRPr="009C5518">
          <w:rPr>
            <w:lang w:val="en-NZ"/>
            <w:rPrChange w:id="573" w:author="Paul Hamer" w:date="2022-04-08T12:16:00Z">
              <w:rPr>
                <w:b/>
                <w:bCs/>
                <w:lang w:val="en-NZ"/>
              </w:rPr>
            </w:rPrChange>
          </w:rPr>
          <w:t xml:space="preserve">that will </w:t>
        </w:r>
      </w:ins>
      <w:ins w:id="574" w:author="Paul Hamer" w:date="2022-04-08T12:05:00Z">
        <w:r w:rsidR="004E7ECC" w:rsidRPr="009C5518">
          <w:rPr>
            <w:lang w:val="en-NZ"/>
            <w:rPrChange w:id="575" w:author="Paul Hamer" w:date="2022-04-08T12:16:00Z">
              <w:rPr>
                <w:b/>
                <w:bCs/>
                <w:lang w:val="en-NZ"/>
              </w:rPr>
            </w:rPrChange>
          </w:rPr>
          <w:t>need to be considered</w:t>
        </w:r>
      </w:ins>
      <w:ins w:id="576" w:author="Paul Hamer" w:date="2022-04-08T12:06:00Z">
        <w:r w:rsidR="00C15D3D" w:rsidRPr="009C5518">
          <w:rPr>
            <w:lang w:val="en-NZ"/>
            <w:rPrChange w:id="577" w:author="Paul Hamer" w:date="2022-04-08T12:16:00Z">
              <w:rPr>
                <w:b/>
                <w:bCs/>
                <w:lang w:val="en-NZ"/>
              </w:rPr>
            </w:rPrChange>
          </w:rPr>
          <w:t xml:space="preserve"> but are very important given the sensitivity of the model to these assumptions</w:t>
        </w:r>
      </w:ins>
      <w:ins w:id="578" w:author="Paul Hamer" w:date="2022-04-08T12:05:00Z">
        <w:r w:rsidR="004E7ECC" w:rsidRPr="009C5518">
          <w:rPr>
            <w:lang w:val="en-NZ"/>
            <w:rPrChange w:id="579" w:author="Paul Hamer" w:date="2022-04-08T12:16:00Z">
              <w:rPr>
                <w:b/>
                <w:bCs/>
                <w:lang w:val="en-NZ"/>
              </w:rPr>
            </w:rPrChange>
          </w:rPr>
          <w:t>.</w:t>
        </w:r>
      </w:ins>
    </w:p>
    <w:p w14:paraId="62F0736E" w14:textId="1B514B64" w:rsidR="009C5518" w:rsidRPr="009C5518" w:rsidRDefault="009C5518">
      <w:pPr>
        <w:rPr>
          <w:ins w:id="580" w:author="Paul Hamer" w:date="2022-04-07T15:04:00Z"/>
          <w:lang w:val="en-NZ"/>
        </w:rPr>
      </w:pPr>
      <w:ins w:id="581" w:author="Paul Hamer" w:date="2022-04-08T12:16:00Z">
        <w:r>
          <w:rPr>
            <w:lang w:val="en-NZ"/>
          </w:rPr>
          <w:t xml:space="preserve">OFP </w:t>
        </w:r>
      </w:ins>
      <w:ins w:id="582" w:author="Paul Hamer" w:date="2022-04-19T14:50:00Z">
        <w:r w:rsidR="009F6A02">
          <w:rPr>
            <w:lang w:val="en-NZ"/>
          </w:rPr>
          <w:t>indicated</w:t>
        </w:r>
      </w:ins>
      <w:ins w:id="583" w:author="Paul Hamer" w:date="2022-04-08T12:16:00Z">
        <w:r>
          <w:rPr>
            <w:lang w:val="en-NZ"/>
          </w:rPr>
          <w:t xml:space="preserve"> exploring a 4-region spat</w:t>
        </w:r>
      </w:ins>
      <w:ins w:id="584" w:author="Paul Hamer" w:date="2022-04-08T12:17:00Z">
        <w:r>
          <w:rPr>
            <w:lang w:val="en-NZ"/>
          </w:rPr>
          <w:t>ial structure (collapsing region 1-4) could be done as a sensitivity, with key re</w:t>
        </w:r>
      </w:ins>
      <w:ins w:id="585" w:author="Paul Hamer" w:date="2022-04-08T12:18:00Z">
        <w:r>
          <w:rPr>
            <w:lang w:val="en-NZ"/>
          </w:rPr>
          <w:t>sults</w:t>
        </w:r>
      </w:ins>
      <w:ins w:id="586" w:author="Paul Hamer" w:date="2022-04-08T12:17:00Z">
        <w:r>
          <w:rPr>
            <w:lang w:val="en-NZ"/>
          </w:rPr>
          <w:t xml:space="preserve"> and </w:t>
        </w:r>
      </w:ins>
      <w:ins w:id="587" w:author="Paul Hamer" w:date="2022-04-08T12:18:00Z">
        <w:r>
          <w:rPr>
            <w:lang w:val="en-NZ"/>
          </w:rPr>
          <w:t>diagnostics</w:t>
        </w:r>
      </w:ins>
      <w:ins w:id="588" w:author="Paul Hamer" w:date="2022-04-19T14:50:00Z">
        <w:r w:rsidR="009F6A02">
          <w:rPr>
            <w:lang w:val="en-NZ"/>
          </w:rPr>
          <w:t xml:space="preserve"> added</w:t>
        </w:r>
      </w:ins>
      <w:ins w:id="589" w:author="Paul Hamer" w:date="2022-04-08T12:18:00Z">
        <w:r>
          <w:rPr>
            <w:lang w:val="en-NZ"/>
          </w:rPr>
          <w:t xml:space="preserve"> as an appendix in the stock assessment paper.</w:t>
        </w:r>
      </w:ins>
      <w:ins w:id="590" w:author="Paul Hamer" w:date="2022-04-08T12:17:00Z">
        <w:r>
          <w:rPr>
            <w:lang w:val="en-NZ"/>
          </w:rPr>
          <w:t xml:space="preserve"> </w:t>
        </w:r>
      </w:ins>
    </w:p>
    <w:p w14:paraId="01129B57" w14:textId="49D57BDA" w:rsidR="00E25388" w:rsidRPr="009D6D83" w:rsidRDefault="00411F3D">
      <w:pPr>
        <w:pStyle w:val="Heading2"/>
        <w:rPr>
          <w:ins w:id="591" w:author="Paul Hamer" w:date="2022-04-07T15:04:00Z"/>
          <w:rFonts w:eastAsiaTheme="minorHAnsi"/>
          <w:lang w:val="en-NZ"/>
        </w:rPr>
        <w:pPrChange w:id="592" w:author="Paul Hamer" w:date="2022-04-08T12:19:00Z">
          <w:pPr>
            <w:pStyle w:val="Heading3"/>
          </w:pPr>
        </w:pPrChange>
      </w:pPr>
      <w:ins w:id="593" w:author="Paul Hamer" w:date="2022-04-08T12:19:00Z">
        <w:r>
          <w:rPr>
            <w:lang w:val="en-NZ"/>
          </w:rPr>
          <w:t xml:space="preserve">Composition data </w:t>
        </w:r>
      </w:ins>
    </w:p>
    <w:p w14:paraId="7D3AA20B" w14:textId="06CD9A96" w:rsidR="00E25388" w:rsidRDefault="00411F3D" w:rsidP="00EA1B0A">
      <w:pPr>
        <w:rPr>
          <w:ins w:id="594" w:author="Paul Hamer" w:date="2022-04-07T15:04:00Z"/>
          <w:lang w:val="en-NZ"/>
        </w:rPr>
      </w:pPr>
      <w:ins w:id="595" w:author="Paul Hamer" w:date="2022-04-08T12:19:00Z">
        <w:r>
          <w:rPr>
            <w:lang w:val="en-NZ"/>
          </w:rPr>
          <w:t>Tom Peatma</w:t>
        </w:r>
      </w:ins>
      <w:ins w:id="596" w:author="Paul Hamer" w:date="2022-04-08T12:20:00Z">
        <w:r>
          <w:rPr>
            <w:lang w:val="en-NZ"/>
          </w:rPr>
          <w:t xml:space="preserve">n provided a presentation on </w:t>
        </w:r>
      </w:ins>
      <w:ins w:id="597" w:author="Paul Hamer" w:date="2022-04-19T14:50:00Z">
        <w:r w:rsidR="009F6A02">
          <w:rPr>
            <w:lang w:val="en-NZ"/>
          </w:rPr>
          <w:t xml:space="preserve">the </w:t>
        </w:r>
      </w:ins>
      <w:ins w:id="598" w:author="Paul Hamer" w:date="2022-04-08T12:20:00Z">
        <w:r>
          <w:rPr>
            <w:lang w:val="en-NZ"/>
          </w:rPr>
          <w:t>treatment of size composition dat</w:t>
        </w:r>
      </w:ins>
      <w:ins w:id="599" w:author="Paul Hamer" w:date="2022-04-19T14:50:00Z">
        <w:r w:rsidR="009F6A02">
          <w:rPr>
            <w:lang w:val="en-NZ"/>
          </w:rPr>
          <w:t>a</w:t>
        </w:r>
      </w:ins>
      <w:ins w:id="600" w:author="Paul Hamer" w:date="2022-04-19T14:55:00Z">
        <w:r w:rsidR="004E2F4C">
          <w:rPr>
            <w:lang w:val="en-NZ"/>
          </w:rPr>
          <w:t xml:space="preserve"> for the skipjack assessment. The </w:t>
        </w:r>
      </w:ins>
      <w:ins w:id="601" w:author="Paul Hamer" w:date="2022-04-19T14:56:00Z">
        <w:r w:rsidR="004E2F4C">
          <w:rPr>
            <w:lang w:val="en-NZ"/>
          </w:rPr>
          <w:t>presentation</w:t>
        </w:r>
      </w:ins>
      <w:ins w:id="602" w:author="Paul Hamer" w:date="2022-04-19T14:50:00Z">
        <w:r w:rsidR="009F6A02">
          <w:rPr>
            <w:lang w:val="en-NZ"/>
          </w:rPr>
          <w:t xml:space="preserve"> outlined how </w:t>
        </w:r>
      </w:ins>
      <w:ins w:id="603" w:author="Paul Hamer" w:date="2022-04-19T14:57:00Z">
        <w:r w:rsidR="004E2F4C">
          <w:rPr>
            <w:lang w:val="en-NZ"/>
          </w:rPr>
          <w:t>fishery-dependent</w:t>
        </w:r>
      </w:ins>
      <w:ins w:id="604" w:author="Paul Hamer" w:date="2022-04-19T14:51:00Z">
        <w:r w:rsidR="009F6A02">
          <w:rPr>
            <w:lang w:val="en-NZ"/>
          </w:rPr>
          <w:t xml:space="preserve"> </w:t>
        </w:r>
      </w:ins>
      <w:ins w:id="605" w:author="Paul Hamer" w:date="2022-04-19T14:50:00Z">
        <w:r w:rsidR="009F6A02">
          <w:rPr>
            <w:lang w:val="en-NZ"/>
          </w:rPr>
          <w:t xml:space="preserve">size composition data can </w:t>
        </w:r>
      </w:ins>
      <w:ins w:id="606" w:author="Paul Hamer" w:date="2022-04-19T14:57:00Z">
        <w:r w:rsidR="004E2F4C">
          <w:rPr>
            <w:lang w:val="en-NZ"/>
          </w:rPr>
          <w:t xml:space="preserve">be </w:t>
        </w:r>
      </w:ins>
      <w:ins w:id="607" w:author="Paul Hamer" w:date="2022-04-19T14:50:00Z">
        <w:r w:rsidR="009F6A02">
          <w:rPr>
            <w:lang w:val="en-NZ"/>
          </w:rPr>
          <w:t xml:space="preserve">biased </w:t>
        </w:r>
      </w:ins>
      <w:ins w:id="608" w:author="Paul Hamer" w:date="2022-04-19T14:51:00Z">
        <w:r w:rsidR="009F6A02">
          <w:rPr>
            <w:lang w:val="en-NZ"/>
          </w:rPr>
          <w:t xml:space="preserve">due to </w:t>
        </w:r>
      </w:ins>
      <w:ins w:id="609" w:author="Paul Hamer" w:date="2022-04-19T14:56:00Z">
        <w:r w:rsidR="004E2F4C">
          <w:rPr>
            <w:lang w:val="en-NZ"/>
          </w:rPr>
          <w:t>uneven sampling in relation to the spatial and temporal distributi</w:t>
        </w:r>
      </w:ins>
      <w:ins w:id="610" w:author="Paul Hamer" w:date="2022-04-19T14:57:00Z">
        <w:r w:rsidR="004E2F4C">
          <w:rPr>
            <w:lang w:val="en-NZ"/>
          </w:rPr>
          <w:t xml:space="preserve">on of the catches </w:t>
        </w:r>
      </w:ins>
      <w:ins w:id="611" w:author="Paul Hamer" w:date="2022-04-19T15:15:00Z">
        <w:r w:rsidR="001F57C5">
          <w:rPr>
            <w:lang w:val="en-NZ"/>
          </w:rPr>
          <w:t xml:space="preserve">and the different gears that select for different size fish </w:t>
        </w:r>
      </w:ins>
      <w:ins w:id="612" w:author="Paul Hamer" w:date="2022-04-19T14:57:00Z">
        <w:r w:rsidR="004E2F4C">
          <w:rPr>
            <w:lang w:val="en-NZ"/>
          </w:rPr>
          <w:t>(for extractions fisheries)</w:t>
        </w:r>
      </w:ins>
      <w:ins w:id="613" w:author="Paul Hamer" w:date="2022-04-19T15:41:00Z">
        <w:r w:rsidR="00EA1B0A">
          <w:rPr>
            <w:lang w:val="en-NZ"/>
          </w:rPr>
          <w:t>,</w:t>
        </w:r>
      </w:ins>
      <w:ins w:id="614" w:author="Paul Hamer" w:date="2022-04-19T14:57:00Z">
        <w:r w:rsidR="004E2F4C">
          <w:rPr>
            <w:lang w:val="en-NZ"/>
          </w:rPr>
          <w:t xml:space="preserve"> or the relative abundance patter</w:t>
        </w:r>
      </w:ins>
      <w:ins w:id="615" w:author="Paul Hamer" w:date="2022-04-19T14:58:00Z">
        <w:r w:rsidR="004E2F4C">
          <w:rPr>
            <w:lang w:val="en-NZ"/>
          </w:rPr>
          <w:t xml:space="preserve">ns (survey </w:t>
        </w:r>
      </w:ins>
      <w:ins w:id="616" w:author="Paul Hamer" w:date="2022-04-19T15:12:00Z">
        <w:r w:rsidR="001F57C5">
          <w:rPr>
            <w:lang w:val="en-NZ"/>
          </w:rPr>
          <w:t xml:space="preserve">or index </w:t>
        </w:r>
      </w:ins>
      <w:ins w:id="617" w:author="Paul Hamer" w:date="2022-04-19T14:58:00Z">
        <w:r w:rsidR="004E2F4C">
          <w:rPr>
            <w:lang w:val="en-NZ"/>
          </w:rPr>
          <w:t>fisheries).</w:t>
        </w:r>
      </w:ins>
      <w:ins w:id="618" w:author="Paul Hamer" w:date="2022-04-19T15:12:00Z">
        <w:r w:rsidR="001F57C5">
          <w:rPr>
            <w:lang w:val="en-NZ"/>
          </w:rPr>
          <w:t xml:space="preserve"> </w:t>
        </w:r>
      </w:ins>
      <w:ins w:id="619" w:author="Paul Hamer" w:date="2022-04-19T14:58:00Z">
        <w:r w:rsidR="004E2F4C">
          <w:rPr>
            <w:lang w:val="en-NZ"/>
          </w:rPr>
          <w:t xml:space="preserve">Statistical </w:t>
        </w:r>
      </w:ins>
      <w:ins w:id="620" w:author="Paul Hamer" w:date="2022-04-19T15:41:00Z">
        <w:r w:rsidR="00EA1B0A">
          <w:rPr>
            <w:lang w:val="en-NZ"/>
          </w:rPr>
          <w:t>re</w:t>
        </w:r>
      </w:ins>
      <w:ins w:id="621" w:author="Paul Hamer" w:date="2022-04-19T14:58:00Z">
        <w:r w:rsidR="004E2F4C">
          <w:rPr>
            <w:lang w:val="en-NZ"/>
          </w:rPr>
          <w:t>weighting of size composition data is therefore important to i</w:t>
        </w:r>
      </w:ins>
      <w:ins w:id="622" w:author="Paul Hamer" w:date="2022-04-19T14:59:00Z">
        <w:r w:rsidR="004E2F4C">
          <w:rPr>
            <w:lang w:val="en-NZ"/>
          </w:rPr>
          <w:t>mprove how the size composition data</w:t>
        </w:r>
      </w:ins>
      <w:ins w:id="623" w:author="Paul Hamer" w:date="2022-04-19T15:13:00Z">
        <w:r w:rsidR="001F57C5">
          <w:rPr>
            <w:lang w:val="en-NZ"/>
          </w:rPr>
          <w:t xml:space="preserve"> used in the assessment</w:t>
        </w:r>
      </w:ins>
      <w:ins w:id="624" w:author="Paul Hamer" w:date="2022-04-19T14:59:00Z">
        <w:r w:rsidR="004E2F4C">
          <w:rPr>
            <w:lang w:val="en-NZ"/>
          </w:rPr>
          <w:t xml:space="preserve"> represents the </w:t>
        </w:r>
      </w:ins>
      <w:ins w:id="625" w:author="Paul Hamer" w:date="2022-04-19T15:41:00Z">
        <w:r w:rsidR="00EA1B0A">
          <w:rPr>
            <w:lang w:val="en-NZ"/>
          </w:rPr>
          <w:t xml:space="preserve">composition of th </w:t>
        </w:r>
      </w:ins>
      <w:ins w:id="626" w:author="Paul Hamer" w:date="2022-04-19T14:59:00Z">
        <w:r w:rsidR="004E2F4C">
          <w:rPr>
            <w:lang w:val="en-NZ"/>
          </w:rPr>
          <w:t>harvest</w:t>
        </w:r>
      </w:ins>
      <w:ins w:id="627" w:author="Paul Hamer" w:date="2022-04-19T15:09:00Z">
        <w:r w:rsidR="00C75261">
          <w:rPr>
            <w:lang w:val="en-NZ"/>
          </w:rPr>
          <w:t>ed</w:t>
        </w:r>
      </w:ins>
      <w:ins w:id="628" w:author="Paul Hamer" w:date="2022-04-19T14:59:00Z">
        <w:r w:rsidR="004E2F4C">
          <w:rPr>
            <w:lang w:val="en-NZ"/>
          </w:rPr>
          <w:t xml:space="preserve"> fish (extraction fisheries) or t</w:t>
        </w:r>
      </w:ins>
      <w:ins w:id="629" w:author="Paul Hamer" w:date="2022-04-19T15:00:00Z">
        <w:r w:rsidR="004E2F4C">
          <w:rPr>
            <w:lang w:val="en-NZ"/>
          </w:rPr>
          <w:t>he relative abun</w:t>
        </w:r>
      </w:ins>
      <w:ins w:id="630" w:author="Paul Hamer" w:date="2022-04-19T15:08:00Z">
        <w:r w:rsidR="00C75261">
          <w:rPr>
            <w:lang w:val="en-NZ"/>
          </w:rPr>
          <w:t xml:space="preserve">dance </w:t>
        </w:r>
      </w:ins>
      <w:ins w:id="631" w:author="Paul Hamer" w:date="2022-04-19T15:09:00Z">
        <w:r w:rsidR="00C75261">
          <w:rPr>
            <w:lang w:val="en-NZ"/>
          </w:rPr>
          <w:t xml:space="preserve">(survey fisheries). </w:t>
        </w:r>
      </w:ins>
      <w:ins w:id="632" w:author="Paul Hamer" w:date="2022-04-19T15:11:00Z">
        <w:r w:rsidR="001F57C5">
          <w:rPr>
            <w:lang w:val="en-NZ"/>
          </w:rPr>
          <w:t xml:space="preserve">The </w:t>
        </w:r>
      </w:ins>
      <w:ins w:id="633" w:author="Paul Hamer" w:date="2022-04-19T15:42:00Z">
        <w:r w:rsidR="00EA1B0A">
          <w:rPr>
            <w:lang w:val="en-NZ"/>
          </w:rPr>
          <w:t>re</w:t>
        </w:r>
      </w:ins>
      <w:ins w:id="634" w:author="Paul Hamer" w:date="2022-04-19T15:11:00Z">
        <w:r w:rsidR="001F57C5">
          <w:rPr>
            <w:lang w:val="en-NZ"/>
          </w:rPr>
          <w:t xml:space="preserve">weighting procedure presented </w:t>
        </w:r>
      </w:ins>
      <w:ins w:id="635" w:author="Paul Hamer" w:date="2022-04-19T15:13:00Z">
        <w:r w:rsidR="001F57C5">
          <w:rPr>
            <w:lang w:val="en-NZ"/>
          </w:rPr>
          <w:t xml:space="preserve">for the 2022 assessment </w:t>
        </w:r>
      </w:ins>
      <w:ins w:id="636" w:author="Paul Hamer" w:date="2022-04-19T15:11:00Z">
        <w:r w:rsidR="001F57C5">
          <w:rPr>
            <w:lang w:val="en-NZ"/>
          </w:rPr>
          <w:t>was not applied in the 2019 assessment.</w:t>
        </w:r>
      </w:ins>
      <w:ins w:id="637" w:author="Paul Hamer" w:date="2022-04-19T15:16:00Z">
        <w:r w:rsidR="002476F4">
          <w:rPr>
            <w:lang w:val="en-NZ"/>
          </w:rPr>
          <w:t xml:space="preserve"> The approach </w:t>
        </w:r>
      </w:ins>
      <w:ins w:id="638" w:author="Paul Hamer" w:date="2022-04-19T15:18:00Z">
        <w:r w:rsidR="002476F4">
          <w:rPr>
            <w:lang w:val="en-NZ"/>
          </w:rPr>
          <w:t>for reweighting purse se</w:t>
        </w:r>
      </w:ins>
      <w:ins w:id="639" w:author="Paul Hamer" w:date="2022-04-19T15:19:00Z">
        <w:r w:rsidR="002476F4">
          <w:rPr>
            <w:lang w:val="en-NZ"/>
          </w:rPr>
          <w:t xml:space="preserve">ine composition </w:t>
        </w:r>
      </w:ins>
      <w:ins w:id="640" w:author="Paul Hamer" w:date="2022-04-19T15:25:00Z">
        <w:r w:rsidR="0040494D">
          <w:rPr>
            <w:lang w:val="en-NZ"/>
          </w:rPr>
          <w:t>is consistent with that</w:t>
        </w:r>
      </w:ins>
      <w:ins w:id="641" w:author="Paul Hamer" w:date="2022-04-19T15:16:00Z">
        <w:r w:rsidR="002476F4">
          <w:rPr>
            <w:lang w:val="en-NZ"/>
          </w:rPr>
          <w:t xml:space="preserve"> applied to the 2020 bigeye and yellowfin tuna assessments</w:t>
        </w:r>
      </w:ins>
      <w:ins w:id="642" w:author="Paul Hamer" w:date="2022-04-19T15:21:00Z">
        <w:r w:rsidR="00D37CBA">
          <w:rPr>
            <w:lang w:val="en-NZ"/>
          </w:rPr>
          <w:t xml:space="preserve"> </w:t>
        </w:r>
      </w:ins>
      <w:ins w:id="643" w:author="Paul Hamer" w:date="2022-04-19T15:20:00Z">
        <w:r w:rsidR="00D37CBA">
          <w:rPr>
            <w:lang w:val="en-NZ"/>
          </w:rPr>
          <w:fldChar w:fldCharType="begin"/>
        </w:r>
        <w:r w:rsidR="00D37CBA">
          <w:rPr>
            <w:lang w:val="en-NZ"/>
          </w:rPr>
          <w:instrText xml:space="preserve"> HYPERLINK "https://meetings.wcpfc.int/node/11713" </w:instrText>
        </w:r>
        <w:r w:rsidR="00D37CBA">
          <w:rPr>
            <w:lang w:val="en-NZ"/>
          </w:rPr>
        </w:r>
        <w:r w:rsidR="00D37CBA">
          <w:rPr>
            <w:lang w:val="en-NZ"/>
          </w:rPr>
          <w:fldChar w:fldCharType="separate"/>
        </w:r>
        <w:r w:rsidR="00D37CBA" w:rsidRPr="00D37CBA">
          <w:rPr>
            <w:rStyle w:val="Hyperlink"/>
            <w:lang w:val="en-NZ"/>
          </w:rPr>
          <w:t>(Peatman et al. 2020)</w:t>
        </w:r>
        <w:r w:rsidR="00D37CBA">
          <w:rPr>
            <w:lang w:val="en-NZ"/>
          </w:rPr>
          <w:fldChar w:fldCharType="end"/>
        </w:r>
      </w:ins>
      <w:ins w:id="644" w:author="Paul Hamer" w:date="2022-04-19T15:30:00Z">
        <w:r w:rsidR="002851D8">
          <w:rPr>
            <w:lang w:val="en-NZ"/>
          </w:rPr>
          <w:t xml:space="preserve">. For the pole and line fishery, the approach used </w:t>
        </w:r>
      </w:ins>
      <w:ins w:id="645" w:author="Paul Hamer" w:date="2022-04-19T15:42:00Z">
        <w:r w:rsidR="00EA1B0A">
          <w:rPr>
            <w:lang w:val="en-NZ"/>
          </w:rPr>
          <w:t>is</w:t>
        </w:r>
      </w:ins>
      <w:ins w:id="646" w:author="Paul Hamer" w:date="2022-04-19T15:31:00Z">
        <w:r w:rsidR="002851D8">
          <w:rPr>
            <w:lang w:val="en-NZ"/>
          </w:rPr>
          <w:t xml:space="preserve"> consistent with that applied to the long line fishery in the 2021 South Pacific albacore assessment </w:t>
        </w:r>
      </w:ins>
      <w:ins w:id="647" w:author="Paul Hamer" w:date="2022-04-19T15:33:00Z">
        <w:r w:rsidR="009C40E8">
          <w:rPr>
            <w:lang w:val="en-NZ"/>
          </w:rPr>
          <w:fldChar w:fldCharType="begin"/>
        </w:r>
        <w:r w:rsidR="009C40E8">
          <w:rPr>
            <w:lang w:val="en-NZ"/>
          </w:rPr>
          <w:instrText xml:space="preserve"> HYPERLINK "https://meetings.wcpfc.int/node/12561" </w:instrText>
        </w:r>
        <w:r w:rsidR="009C40E8">
          <w:rPr>
            <w:lang w:val="en-NZ"/>
          </w:rPr>
        </w:r>
        <w:r w:rsidR="009C40E8">
          <w:rPr>
            <w:lang w:val="en-NZ"/>
          </w:rPr>
          <w:fldChar w:fldCharType="separate"/>
        </w:r>
        <w:r w:rsidR="009C40E8" w:rsidRPr="009C40E8">
          <w:rPr>
            <w:rStyle w:val="Hyperlink"/>
            <w:lang w:val="en-NZ"/>
          </w:rPr>
          <w:t>(Vidal et al. 2021)</w:t>
        </w:r>
        <w:r w:rsidR="009C40E8">
          <w:rPr>
            <w:lang w:val="en-NZ"/>
          </w:rPr>
          <w:fldChar w:fldCharType="end"/>
        </w:r>
        <w:r w:rsidR="009C40E8">
          <w:rPr>
            <w:lang w:val="en-NZ"/>
          </w:rPr>
          <w:t>.</w:t>
        </w:r>
      </w:ins>
      <w:ins w:id="648" w:author="Paul Hamer" w:date="2022-04-19T15:34:00Z">
        <w:r w:rsidR="009C40E8">
          <w:rPr>
            <w:lang w:val="en-NZ"/>
          </w:rPr>
          <w:t xml:space="preserve"> At this stage of the assessment</w:t>
        </w:r>
      </w:ins>
      <w:ins w:id="649" w:author="Paul Hamer" w:date="2022-04-19T15:42:00Z">
        <w:r w:rsidR="00EA1B0A">
          <w:rPr>
            <w:lang w:val="en-NZ"/>
          </w:rPr>
          <w:t xml:space="preserve"> work</w:t>
        </w:r>
      </w:ins>
      <w:ins w:id="650" w:author="Paul Hamer" w:date="2022-04-19T15:35:00Z">
        <w:r w:rsidR="009C40E8">
          <w:rPr>
            <w:lang w:val="en-NZ"/>
          </w:rPr>
          <w:t>,</w:t>
        </w:r>
      </w:ins>
      <w:ins w:id="651" w:author="Paul Hamer" w:date="2022-04-19T15:34:00Z">
        <w:r w:rsidR="009C40E8">
          <w:rPr>
            <w:lang w:val="en-NZ"/>
          </w:rPr>
          <w:t xml:space="preserve"> the </w:t>
        </w:r>
      </w:ins>
      <w:ins w:id="652" w:author="Paul Hamer" w:date="2022-04-19T15:43:00Z">
        <w:r w:rsidR="00EA1B0A">
          <w:rPr>
            <w:lang w:val="en-NZ"/>
          </w:rPr>
          <w:t>re</w:t>
        </w:r>
      </w:ins>
      <w:ins w:id="653" w:author="Paul Hamer" w:date="2022-04-19T15:34:00Z">
        <w:r w:rsidR="009C40E8">
          <w:rPr>
            <w:lang w:val="en-NZ"/>
          </w:rPr>
          <w:t xml:space="preserve">weighting </w:t>
        </w:r>
      </w:ins>
      <w:ins w:id="654" w:author="Paul Hamer" w:date="2022-04-19T15:43:00Z">
        <w:r w:rsidR="00EA1B0A">
          <w:rPr>
            <w:lang w:val="en-NZ"/>
          </w:rPr>
          <w:t>has been</w:t>
        </w:r>
      </w:ins>
      <w:ins w:id="655" w:author="Paul Hamer" w:date="2022-04-19T15:34:00Z">
        <w:r w:rsidR="009C40E8">
          <w:rPr>
            <w:lang w:val="en-NZ"/>
          </w:rPr>
          <w:t xml:space="preserve"> conducted for the extraction fisheries as</w:t>
        </w:r>
      </w:ins>
      <w:ins w:id="656" w:author="Paul Hamer" w:date="2022-04-19T15:36:00Z">
        <w:r w:rsidR="009C40E8">
          <w:rPr>
            <w:lang w:val="en-NZ"/>
          </w:rPr>
          <w:t xml:space="preserve"> the</w:t>
        </w:r>
      </w:ins>
      <w:ins w:id="657" w:author="Paul Hamer" w:date="2022-04-19T15:35:00Z">
        <w:r w:rsidR="009C40E8">
          <w:rPr>
            <w:lang w:val="en-NZ"/>
          </w:rPr>
          <w:t xml:space="preserve"> survey fishery CPUE indices </w:t>
        </w:r>
      </w:ins>
      <w:ins w:id="658" w:author="Paul Hamer" w:date="2022-04-19T15:43:00Z">
        <w:r w:rsidR="00EA1B0A">
          <w:rPr>
            <w:lang w:val="en-NZ"/>
          </w:rPr>
          <w:t>are</w:t>
        </w:r>
      </w:ins>
      <w:ins w:id="659" w:author="Paul Hamer" w:date="2022-04-19T15:35:00Z">
        <w:r w:rsidR="009C40E8">
          <w:rPr>
            <w:lang w:val="en-NZ"/>
          </w:rPr>
          <w:t xml:space="preserve"> not finalised.</w:t>
        </w:r>
      </w:ins>
      <w:ins w:id="660" w:author="Paul Hamer" w:date="2022-04-19T15:39:00Z">
        <w:r w:rsidR="00EA1B0A" w:rsidRPr="00EA1B0A">
          <w:t xml:space="preserve"> </w:t>
        </w:r>
      </w:ins>
      <w:ins w:id="661" w:author="Paul Hamer" w:date="2022-04-19T15:43:00Z">
        <w:r w:rsidR="00EA1B0A">
          <w:t>The reweighted composition</w:t>
        </w:r>
      </w:ins>
      <w:ins w:id="662" w:author="Paul Hamer" w:date="2022-04-19T15:44:00Z">
        <w:r w:rsidR="00EA1B0A">
          <w:t xml:space="preserve">s will be re-generated when the complete data become available in late April. </w:t>
        </w:r>
      </w:ins>
      <w:ins w:id="663" w:author="Paul Hamer" w:date="2022-04-19T15:39:00Z">
        <w:r w:rsidR="00EA1B0A">
          <w:t xml:space="preserve">The </w:t>
        </w:r>
      </w:ins>
      <w:ins w:id="664" w:author="Paul Hamer" w:date="2022-04-19T15:44:00Z">
        <w:r w:rsidR="00EA1B0A">
          <w:t>re</w:t>
        </w:r>
      </w:ins>
      <w:ins w:id="665" w:author="Paul Hamer" w:date="2022-04-19T15:39:00Z">
        <w:r w:rsidR="00EA1B0A">
          <w:t>weighting g</w:t>
        </w:r>
        <w:r w:rsidR="00EA1B0A" w:rsidRPr="00EA1B0A">
          <w:rPr>
            <w:lang w:val="en-NZ"/>
          </w:rPr>
          <w:t>enerate</w:t>
        </w:r>
        <w:r w:rsidR="00EA1B0A">
          <w:rPr>
            <w:lang w:val="en-NZ"/>
          </w:rPr>
          <w:t>s</w:t>
        </w:r>
        <w:r w:rsidR="00EA1B0A" w:rsidRPr="00EA1B0A">
          <w:rPr>
            <w:lang w:val="en-NZ"/>
          </w:rPr>
          <w:t xml:space="preserve"> length compositions for both the robust normal and self-scaling multinomial likelihood approache</w:t>
        </w:r>
      </w:ins>
      <w:ins w:id="666" w:author="Paul Hamer" w:date="2022-04-19T15:40:00Z">
        <w:r w:rsidR="00EA1B0A">
          <w:rPr>
            <w:lang w:val="en-NZ"/>
          </w:rPr>
          <w:t>s. A</w:t>
        </w:r>
      </w:ins>
      <w:ins w:id="667" w:author="Paul Hamer" w:date="2022-04-19T15:39:00Z">
        <w:r w:rsidR="00EA1B0A" w:rsidRPr="00EA1B0A">
          <w:rPr>
            <w:lang w:val="en-NZ"/>
          </w:rPr>
          <w:t xml:space="preserve"> 50% reduction in sample</w:t>
        </w:r>
      </w:ins>
      <w:ins w:id="668" w:author="Paul Hamer" w:date="2022-04-19T15:40:00Z">
        <w:r w:rsidR="00EA1B0A">
          <w:rPr>
            <w:lang w:val="en-NZ"/>
          </w:rPr>
          <w:t xml:space="preserve"> </w:t>
        </w:r>
      </w:ins>
      <w:ins w:id="669" w:author="Paul Hamer" w:date="2022-04-19T15:39:00Z">
        <w:r w:rsidR="00EA1B0A" w:rsidRPr="00EA1B0A">
          <w:rPr>
            <w:lang w:val="en-NZ"/>
          </w:rPr>
          <w:t xml:space="preserve">sizes </w:t>
        </w:r>
      </w:ins>
      <w:ins w:id="670" w:author="Paul Hamer" w:date="2022-04-19T15:40:00Z">
        <w:r w:rsidR="00EA1B0A">
          <w:rPr>
            <w:lang w:val="en-NZ"/>
          </w:rPr>
          <w:t xml:space="preserve">is also applied </w:t>
        </w:r>
      </w:ins>
      <w:ins w:id="671" w:author="Paul Hamer" w:date="2022-04-19T15:39:00Z">
        <w:r w:rsidR="00EA1B0A" w:rsidRPr="00EA1B0A">
          <w:rPr>
            <w:lang w:val="en-NZ"/>
          </w:rPr>
          <w:t xml:space="preserve">to account for use of samples in both extraction and </w:t>
        </w:r>
      </w:ins>
      <w:ins w:id="672" w:author="Paul Hamer" w:date="2022-04-19T15:40:00Z">
        <w:r w:rsidR="00EA1B0A">
          <w:rPr>
            <w:lang w:val="en-NZ"/>
          </w:rPr>
          <w:t>survey</w:t>
        </w:r>
      </w:ins>
      <w:ins w:id="673" w:author="Paul Hamer" w:date="2022-04-19T15:39:00Z">
        <w:r w:rsidR="00EA1B0A" w:rsidRPr="00EA1B0A">
          <w:rPr>
            <w:lang w:val="en-NZ"/>
          </w:rPr>
          <w:t xml:space="preserve"> fisheries</w:t>
        </w:r>
      </w:ins>
      <w:ins w:id="674" w:author="Paul Hamer" w:date="2022-04-19T15:40:00Z">
        <w:r w:rsidR="00EA1B0A">
          <w:rPr>
            <w:lang w:val="en-NZ"/>
          </w:rPr>
          <w:t>.</w:t>
        </w:r>
      </w:ins>
      <w:ins w:id="675" w:author="Paul Hamer" w:date="2022-04-19T15:35:00Z">
        <w:r w:rsidR="009C40E8">
          <w:rPr>
            <w:lang w:val="en-NZ"/>
          </w:rPr>
          <w:t xml:space="preserve"> </w:t>
        </w:r>
      </w:ins>
    </w:p>
    <w:p w14:paraId="13FEF51C" w14:textId="1468056E" w:rsidR="00E25388" w:rsidRDefault="00C73DD5" w:rsidP="00E25388">
      <w:pPr>
        <w:rPr>
          <w:ins w:id="676" w:author="Paul Hamer" w:date="2022-04-07T16:45:00Z"/>
          <w:lang w:val="en-NZ"/>
        </w:rPr>
      </w:pPr>
      <w:ins w:id="677" w:author="Paul Hamer" w:date="2022-04-19T16:06:00Z">
        <w:r w:rsidRPr="005F3B10">
          <w:rPr>
            <w:b/>
            <w:bCs/>
            <w:lang w:val="en-NZ"/>
          </w:rPr>
          <w:t xml:space="preserve">Discussion related to </w:t>
        </w:r>
        <w:r>
          <w:rPr>
            <w:b/>
            <w:bCs/>
            <w:lang w:val="en-NZ"/>
          </w:rPr>
          <w:t xml:space="preserve">compositional </w:t>
        </w:r>
      </w:ins>
      <w:ins w:id="678" w:author="Paul Hamer" w:date="2022-04-19T16:07:00Z">
        <w:r>
          <w:rPr>
            <w:b/>
            <w:bCs/>
            <w:lang w:val="en-NZ"/>
          </w:rPr>
          <w:t>data</w:t>
        </w:r>
      </w:ins>
    </w:p>
    <w:p w14:paraId="74A7AED9" w14:textId="711BCE87" w:rsidR="000E3A3A" w:rsidRDefault="00C73DD5" w:rsidP="00E25388">
      <w:pPr>
        <w:rPr>
          <w:ins w:id="679" w:author="Paul Hamer" w:date="2022-04-19T17:15:00Z"/>
          <w:lang w:val="en-NZ"/>
        </w:rPr>
      </w:pPr>
      <w:ins w:id="680" w:author="Paul Hamer" w:date="2022-04-19T16:07:00Z">
        <w:r w:rsidRPr="003A0424">
          <w:rPr>
            <w:b/>
            <w:bCs/>
            <w:i/>
            <w:iCs/>
            <w:lang w:val="en-NZ"/>
            <w:rPrChange w:id="681" w:author="Paul Hamer" w:date="2022-04-19T16:35:00Z">
              <w:rPr>
                <w:lang w:val="en-NZ"/>
              </w:rPr>
            </w:rPrChange>
          </w:rPr>
          <w:t xml:space="preserve">Discussion on </w:t>
        </w:r>
      </w:ins>
      <w:ins w:id="682" w:author="Paul Hamer" w:date="2022-04-19T16:24:00Z">
        <w:r w:rsidR="003D5EAB" w:rsidRPr="003A0424">
          <w:rPr>
            <w:b/>
            <w:bCs/>
            <w:i/>
            <w:iCs/>
            <w:lang w:val="en-NZ"/>
            <w:rPrChange w:id="683" w:author="Paul Hamer" w:date="2022-04-19T16:35:00Z">
              <w:rPr>
                <w:lang w:val="en-NZ"/>
              </w:rPr>
            </w:rPrChange>
          </w:rPr>
          <w:t xml:space="preserve">size </w:t>
        </w:r>
      </w:ins>
      <w:ins w:id="684" w:author="Paul Hamer" w:date="2022-04-19T16:08:00Z">
        <w:r w:rsidRPr="003A0424">
          <w:rPr>
            <w:b/>
            <w:bCs/>
            <w:i/>
            <w:iCs/>
            <w:lang w:val="en-NZ"/>
            <w:rPrChange w:id="685" w:author="Paul Hamer" w:date="2022-04-19T16:35:00Z">
              <w:rPr>
                <w:lang w:val="en-NZ"/>
              </w:rPr>
            </w:rPrChange>
          </w:rPr>
          <w:t>composition</w:t>
        </w:r>
      </w:ins>
      <w:ins w:id="686" w:author="Paul Hamer" w:date="2022-04-19T16:24:00Z">
        <w:r w:rsidR="003D5EAB" w:rsidRPr="003A0424">
          <w:rPr>
            <w:b/>
            <w:bCs/>
            <w:i/>
            <w:iCs/>
            <w:lang w:val="en-NZ"/>
            <w:rPrChange w:id="687" w:author="Paul Hamer" w:date="2022-04-19T16:35:00Z">
              <w:rPr>
                <w:lang w:val="en-NZ"/>
              </w:rPr>
            </w:rPrChange>
          </w:rPr>
          <w:t xml:space="preserve"> analysis</w:t>
        </w:r>
      </w:ins>
      <w:ins w:id="688" w:author="Paul Hamer" w:date="2022-04-19T16:08:00Z">
        <w:r w:rsidRPr="003A0424">
          <w:rPr>
            <w:b/>
            <w:bCs/>
            <w:i/>
            <w:iCs/>
            <w:lang w:val="en-NZ"/>
            <w:rPrChange w:id="689" w:author="Paul Hamer" w:date="2022-04-19T16:35:00Z">
              <w:rPr>
                <w:lang w:val="en-NZ"/>
              </w:rPr>
            </w:rPrChange>
          </w:rPr>
          <w:t xml:space="preserve"> considered how selectivity was </w:t>
        </w:r>
      </w:ins>
      <w:ins w:id="690" w:author="Paul Hamer" w:date="2022-04-19T16:24:00Z">
        <w:r w:rsidR="003D5EAB" w:rsidRPr="003A0424">
          <w:rPr>
            <w:b/>
            <w:bCs/>
            <w:i/>
            <w:iCs/>
            <w:lang w:val="en-NZ"/>
            <w:rPrChange w:id="691" w:author="Paul Hamer" w:date="2022-04-19T16:35:00Z">
              <w:rPr>
                <w:lang w:val="en-NZ"/>
              </w:rPr>
            </w:rPrChange>
          </w:rPr>
          <w:t xml:space="preserve">being </w:t>
        </w:r>
      </w:ins>
      <w:ins w:id="692" w:author="Paul Hamer" w:date="2022-04-19T16:51:00Z">
        <w:r w:rsidR="00293F8F">
          <w:rPr>
            <w:b/>
            <w:bCs/>
            <w:i/>
            <w:iCs/>
            <w:lang w:val="en-NZ"/>
          </w:rPr>
          <w:t>modelled</w:t>
        </w:r>
      </w:ins>
      <w:ins w:id="693" w:author="Paul Hamer" w:date="2022-04-19T16:24:00Z">
        <w:r w:rsidR="003D5EAB" w:rsidRPr="003A0424">
          <w:rPr>
            <w:b/>
            <w:bCs/>
            <w:i/>
            <w:iCs/>
            <w:lang w:val="en-NZ"/>
            <w:rPrChange w:id="694" w:author="Paul Hamer" w:date="2022-04-19T16:35:00Z">
              <w:rPr>
                <w:lang w:val="en-NZ"/>
              </w:rPr>
            </w:rPrChange>
          </w:rPr>
          <w:t xml:space="preserve"> in relation </w:t>
        </w:r>
      </w:ins>
      <w:ins w:id="695" w:author="Paul Hamer" w:date="2022-04-19T16:27:00Z">
        <w:r w:rsidR="003D5EAB" w:rsidRPr="003A0424">
          <w:rPr>
            <w:b/>
            <w:bCs/>
            <w:i/>
            <w:iCs/>
            <w:lang w:val="en-NZ"/>
            <w:rPrChange w:id="696" w:author="Paul Hamer" w:date="2022-04-19T16:35:00Z">
              <w:rPr>
                <w:lang w:val="en-NZ"/>
              </w:rPr>
            </w:rPrChange>
          </w:rPr>
          <w:t>to the extraction and survey fisheries and</w:t>
        </w:r>
      </w:ins>
      <w:ins w:id="697" w:author="Paul Hamer" w:date="2022-04-19T16:35:00Z">
        <w:r w:rsidR="003A0424">
          <w:rPr>
            <w:b/>
            <w:bCs/>
            <w:i/>
            <w:iCs/>
            <w:lang w:val="en-NZ"/>
          </w:rPr>
          <w:t xml:space="preserve"> any</w:t>
        </w:r>
      </w:ins>
      <w:ins w:id="698" w:author="Paul Hamer" w:date="2022-04-19T16:27:00Z">
        <w:r w:rsidR="003D5EAB" w:rsidRPr="003A0424">
          <w:rPr>
            <w:b/>
            <w:bCs/>
            <w:i/>
            <w:iCs/>
            <w:lang w:val="en-NZ"/>
            <w:rPrChange w:id="699" w:author="Paul Hamer" w:date="2022-04-19T16:35:00Z">
              <w:rPr>
                <w:lang w:val="en-NZ"/>
              </w:rPr>
            </w:rPrChange>
          </w:rPr>
          <w:t xml:space="preserve"> </w:t>
        </w:r>
      </w:ins>
      <w:ins w:id="700" w:author="Paul Hamer" w:date="2022-04-19T16:25:00Z">
        <w:r w:rsidR="003D5EAB" w:rsidRPr="003A0424">
          <w:rPr>
            <w:b/>
            <w:bCs/>
            <w:i/>
            <w:iCs/>
            <w:lang w:val="en-NZ"/>
            <w:rPrChange w:id="701" w:author="Paul Hamer" w:date="2022-04-19T16:35:00Z">
              <w:rPr>
                <w:lang w:val="en-NZ"/>
              </w:rPr>
            </w:rPrChange>
          </w:rPr>
          <w:t>variation in compositional data over time</w:t>
        </w:r>
      </w:ins>
      <w:ins w:id="702" w:author="Paul Hamer" w:date="2022-04-19T16:27:00Z">
        <w:r w:rsidR="003D5EAB" w:rsidRPr="003A0424">
          <w:rPr>
            <w:b/>
            <w:bCs/>
            <w:i/>
            <w:iCs/>
            <w:lang w:val="en-NZ"/>
            <w:rPrChange w:id="703" w:author="Paul Hamer" w:date="2022-04-19T16:35:00Z">
              <w:rPr>
                <w:lang w:val="en-NZ"/>
              </w:rPr>
            </w:rPrChange>
          </w:rPr>
          <w:t>,</w:t>
        </w:r>
      </w:ins>
      <w:ins w:id="704" w:author="Paul Hamer" w:date="2022-04-19T16:28:00Z">
        <w:r w:rsidR="003D5EAB" w:rsidRPr="003A0424">
          <w:rPr>
            <w:b/>
            <w:bCs/>
            <w:i/>
            <w:iCs/>
            <w:lang w:val="en-NZ"/>
            <w:rPrChange w:id="705" w:author="Paul Hamer" w:date="2022-04-19T16:35:00Z">
              <w:rPr>
                <w:lang w:val="en-NZ"/>
              </w:rPr>
            </w:rPrChange>
          </w:rPr>
          <w:t xml:space="preserve"> </w:t>
        </w:r>
      </w:ins>
      <w:ins w:id="706" w:author="Paul Hamer" w:date="2022-04-19T16:27:00Z">
        <w:r w:rsidR="003D5EAB" w:rsidRPr="003A0424">
          <w:rPr>
            <w:b/>
            <w:bCs/>
            <w:i/>
            <w:iCs/>
            <w:lang w:val="en-NZ"/>
            <w:rPrChange w:id="707" w:author="Paul Hamer" w:date="2022-04-19T16:35:00Z">
              <w:rPr>
                <w:lang w:val="en-NZ"/>
              </w:rPr>
            </w:rPrChange>
          </w:rPr>
          <w:t xml:space="preserve">also considering </w:t>
        </w:r>
      </w:ins>
      <w:ins w:id="708" w:author="Paul Hamer" w:date="2022-04-19T16:25:00Z">
        <w:r w:rsidR="003D5EAB" w:rsidRPr="003A0424">
          <w:rPr>
            <w:b/>
            <w:bCs/>
            <w:i/>
            <w:iCs/>
            <w:lang w:val="en-NZ"/>
            <w:rPrChange w:id="709" w:author="Paul Hamer" w:date="2022-04-19T16:35:00Z">
              <w:rPr>
                <w:lang w:val="en-NZ"/>
              </w:rPr>
            </w:rPrChange>
          </w:rPr>
          <w:t>the</w:t>
        </w:r>
      </w:ins>
      <w:ins w:id="710" w:author="Paul Hamer" w:date="2022-04-19T16:26:00Z">
        <w:r w:rsidR="003D5EAB" w:rsidRPr="003A0424">
          <w:rPr>
            <w:b/>
            <w:bCs/>
            <w:i/>
            <w:iCs/>
            <w:lang w:val="en-NZ"/>
            <w:rPrChange w:id="711" w:author="Paul Hamer" w:date="2022-04-19T16:35:00Z">
              <w:rPr>
                <w:lang w:val="en-NZ"/>
              </w:rPr>
            </w:rPrChange>
          </w:rPr>
          <w:t xml:space="preserve"> implications</w:t>
        </w:r>
      </w:ins>
      <w:ins w:id="712" w:author="Paul Hamer" w:date="2022-04-19T16:25:00Z">
        <w:r w:rsidR="003D5EAB" w:rsidRPr="003A0424">
          <w:rPr>
            <w:b/>
            <w:bCs/>
            <w:i/>
            <w:iCs/>
            <w:lang w:val="en-NZ"/>
            <w:rPrChange w:id="713" w:author="Paul Hamer" w:date="2022-04-19T16:35:00Z">
              <w:rPr>
                <w:lang w:val="en-NZ"/>
              </w:rPr>
            </w:rPrChange>
          </w:rPr>
          <w:t xml:space="preserve"> for </w:t>
        </w:r>
      </w:ins>
      <w:ins w:id="714" w:author="Paul Hamer" w:date="2022-04-19T16:26:00Z">
        <w:r w:rsidR="003D5EAB" w:rsidRPr="003A0424">
          <w:rPr>
            <w:b/>
            <w:bCs/>
            <w:i/>
            <w:iCs/>
            <w:lang w:val="en-NZ"/>
            <w:rPrChange w:id="715" w:author="Paul Hamer" w:date="2022-04-19T16:35:00Z">
              <w:rPr>
                <w:lang w:val="en-NZ"/>
              </w:rPr>
            </w:rPrChange>
          </w:rPr>
          <w:t>effective sample sizes</w:t>
        </w:r>
      </w:ins>
      <w:ins w:id="716" w:author="Paul Hamer" w:date="2022-04-19T16:28:00Z">
        <w:r w:rsidR="003D5EAB" w:rsidRPr="003A0424">
          <w:rPr>
            <w:b/>
            <w:bCs/>
            <w:i/>
            <w:iCs/>
            <w:lang w:val="en-NZ"/>
            <w:rPrChange w:id="717" w:author="Paul Hamer" w:date="2022-04-19T16:35:00Z">
              <w:rPr>
                <w:lang w:val="en-NZ"/>
              </w:rPr>
            </w:rPrChange>
          </w:rPr>
          <w:t xml:space="preserve"> (i.e., estimating</w:t>
        </w:r>
      </w:ins>
      <w:ins w:id="718" w:author="Paul Hamer" w:date="2022-04-19T16:29:00Z">
        <w:r w:rsidR="003D5EAB" w:rsidRPr="003A0424">
          <w:rPr>
            <w:b/>
            <w:bCs/>
            <w:i/>
            <w:iCs/>
            <w:lang w:val="en-NZ"/>
            <w:rPrChange w:id="719" w:author="Paul Hamer" w:date="2022-04-19T16:35:00Z">
              <w:rPr>
                <w:lang w:val="en-NZ"/>
              </w:rPr>
            </w:rPrChange>
          </w:rPr>
          <w:t xml:space="preserve"> </w:t>
        </w:r>
      </w:ins>
      <w:ins w:id="720" w:author="Paul Hamer" w:date="2022-04-19T16:28:00Z">
        <w:r w:rsidR="003D5EAB" w:rsidRPr="003A0424">
          <w:rPr>
            <w:b/>
            <w:bCs/>
            <w:i/>
            <w:iCs/>
            <w:lang w:val="en-NZ"/>
            <w:rPrChange w:id="721" w:author="Paul Hamer" w:date="2022-04-19T16:35:00Z">
              <w:rPr>
                <w:lang w:val="en-NZ"/>
              </w:rPr>
            </w:rPrChange>
          </w:rPr>
          <w:t>time-varying selectivity can result</w:t>
        </w:r>
      </w:ins>
      <w:ins w:id="722" w:author="Paul Hamer" w:date="2022-04-19T16:29:00Z">
        <w:r w:rsidR="003D5EAB" w:rsidRPr="003A0424">
          <w:rPr>
            <w:b/>
            <w:bCs/>
            <w:i/>
            <w:iCs/>
            <w:lang w:val="en-NZ"/>
            <w:rPrChange w:id="723" w:author="Paul Hamer" w:date="2022-04-19T16:35:00Z">
              <w:rPr>
                <w:lang w:val="en-NZ"/>
              </w:rPr>
            </w:rPrChange>
          </w:rPr>
          <w:t xml:space="preserve"> in </w:t>
        </w:r>
      </w:ins>
      <w:ins w:id="724" w:author="Paul Hamer" w:date="2022-04-19T16:28:00Z">
        <w:r w:rsidR="003D5EAB" w:rsidRPr="003A0424">
          <w:rPr>
            <w:b/>
            <w:bCs/>
            <w:i/>
            <w:iCs/>
            <w:lang w:val="en-NZ"/>
            <w:rPrChange w:id="725" w:author="Paul Hamer" w:date="2022-04-19T16:35:00Z">
              <w:rPr>
                <w:lang w:val="en-NZ"/>
              </w:rPr>
            </w:rPrChange>
          </w:rPr>
          <w:t>very good fits to compositional data and</w:t>
        </w:r>
      </w:ins>
      <w:ins w:id="726" w:author="Paul Hamer" w:date="2022-04-19T16:29:00Z">
        <w:r w:rsidR="001B7074" w:rsidRPr="003A0424">
          <w:rPr>
            <w:b/>
            <w:bCs/>
            <w:i/>
            <w:iCs/>
            <w:lang w:val="en-NZ"/>
            <w:rPrChange w:id="727" w:author="Paul Hamer" w:date="2022-04-19T16:35:00Z">
              <w:rPr>
                <w:lang w:val="en-NZ"/>
              </w:rPr>
            </w:rPrChange>
          </w:rPr>
          <w:t xml:space="preserve"> as a result higher effective sample sizes).</w:t>
        </w:r>
      </w:ins>
      <w:ins w:id="728" w:author="Paul Hamer" w:date="2022-04-19T16:26:00Z">
        <w:r w:rsidR="003D5EAB" w:rsidRPr="003A0424">
          <w:rPr>
            <w:b/>
            <w:bCs/>
            <w:i/>
            <w:iCs/>
            <w:lang w:val="en-NZ"/>
            <w:rPrChange w:id="729" w:author="Paul Hamer" w:date="2022-04-19T16:35:00Z">
              <w:rPr>
                <w:lang w:val="en-NZ"/>
              </w:rPr>
            </w:rPrChange>
          </w:rPr>
          <w:t xml:space="preserve"> </w:t>
        </w:r>
      </w:ins>
      <w:ins w:id="730" w:author="Paul Hamer" w:date="2022-04-19T16:25:00Z">
        <w:r w:rsidR="003D5EAB" w:rsidRPr="003A0424">
          <w:rPr>
            <w:b/>
            <w:bCs/>
            <w:i/>
            <w:iCs/>
            <w:lang w:val="en-NZ"/>
            <w:rPrChange w:id="731" w:author="Paul Hamer" w:date="2022-04-19T16:35:00Z">
              <w:rPr>
                <w:lang w:val="en-NZ"/>
              </w:rPr>
            </w:rPrChange>
          </w:rPr>
          <w:t xml:space="preserve"> </w:t>
        </w:r>
      </w:ins>
      <w:ins w:id="732" w:author="Paul Hamer" w:date="2022-04-19T16:35:00Z">
        <w:r w:rsidR="003A0424">
          <w:rPr>
            <w:lang w:val="en-NZ"/>
          </w:rPr>
          <w:t xml:space="preserve">It was </w:t>
        </w:r>
      </w:ins>
      <w:ins w:id="733" w:author="Paul Hamer" w:date="2022-04-19T16:36:00Z">
        <w:r w:rsidR="003A0424">
          <w:rPr>
            <w:lang w:val="en-NZ"/>
          </w:rPr>
          <w:t xml:space="preserve">noted than in past skipjack assessments selectivity </w:t>
        </w:r>
      </w:ins>
      <w:ins w:id="734" w:author="Paul Hamer" w:date="2022-04-19T16:38:00Z">
        <w:r w:rsidR="003A0424">
          <w:rPr>
            <w:lang w:val="en-NZ"/>
          </w:rPr>
          <w:t>has</w:t>
        </w:r>
      </w:ins>
      <w:ins w:id="735" w:author="Paul Hamer" w:date="2022-04-19T16:36:00Z">
        <w:r w:rsidR="003A0424">
          <w:rPr>
            <w:lang w:val="en-NZ"/>
          </w:rPr>
          <w:t xml:space="preserve"> typical</w:t>
        </w:r>
      </w:ins>
      <w:ins w:id="736" w:author="Paul Hamer" w:date="2022-04-19T16:38:00Z">
        <w:r w:rsidR="003A0424">
          <w:rPr>
            <w:lang w:val="en-NZ"/>
          </w:rPr>
          <w:t>ly been</w:t>
        </w:r>
      </w:ins>
      <w:ins w:id="737" w:author="Paul Hamer" w:date="2022-04-19T16:36:00Z">
        <w:r w:rsidR="003A0424">
          <w:rPr>
            <w:lang w:val="en-NZ"/>
          </w:rPr>
          <w:t xml:space="preserve"> </w:t>
        </w:r>
      </w:ins>
      <w:ins w:id="738" w:author="Paul Hamer" w:date="2022-04-19T16:51:00Z">
        <w:r w:rsidR="00293F8F">
          <w:rPr>
            <w:lang w:val="en-NZ"/>
          </w:rPr>
          <w:t>modelled</w:t>
        </w:r>
      </w:ins>
      <w:ins w:id="739" w:author="Paul Hamer" w:date="2022-04-19T16:36:00Z">
        <w:r w:rsidR="003A0424">
          <w:rPr>
            <w:lang w:val="en-NZ"/>
          </w:rPr>
          <w:t xml:space="preserve"> as ti</w:t>
        </w:r>
      </w:ins>
      <w:ins w:id="740" w:author="Paul Hamer" w:date="2022-04-19T16:37:00Z">
        <w:r w:rsidR="003A0424">
          <w:rPr>
            <w:lang w:val="en-NZ"/>
          </w:rPr>
          <w:t>me</w:t>
        </w:r>
      </w:ins>
      <w:ins w:id="741" w:author="Paul Hamer" w:date="2022-04-19T16:36:00Z">
        <w:r w:rsidR="003A0424">
          <w:rPr>
            <w:lang w:val="en-NZ"/>
          </w:rPr>
          <w:t xml:space="preserve"> inv</w:t>
        </w:r>
      </w:ins>
      <w:ins w:id="742" w:author="Paul Hamer" w:date="2022-04-19T16:37:00Z">
        <w:r w:rsidR="003A0424">
          <w:rPr>
            <w:lang w:val="en-NZ"/>
          </w:rPr>
          <w:t>a</w:t>
        </w:r>
      </w:ins>
      <w:ins w:id="743" w:author="Paul Hamer" w:date="2022-04-19T16:36:00Z">
        <w:r w:rsidR="003A0424">
          <w:rPr>
            <w:lang w:val="en-NZ"/>
          </w:rPr>
          <w:t>riant</w:t>
        </w:r>
      </w:ins>
      <w:ins w:id="744" w:author="Paul Hamer" w:date="2022-04-19T16:39:00Z">
        <w:r w:rsidR="003A0424">
          <w:rPr>
            <w:lang w:val="en-NZ"/>
          </w:rPr>
          <w:t xml:space="preserve">, and </w:t>
        </w:r>
      </w:ins>
      <w:ins w:id="745" w:author="Paul Hamer" w:date="2022-04-19T16:51:00Z">
        <w:r w:rsidR="00293F8F">
          <w:rPr>
            <w:lang w:val="en-NZ"/>
          </w:rPr>
          <w:t xml:space="preserve">that </w:t>
        </w:r>
      </w:ins>
      <w:ins w:id="746" w:author="Paul Hamer" w:date="2022-04-19T16:39:00Z">
        <w:r w:rsidR="003A0424">
          <w:rPr>
            <w:lang w:val="en-NZ"/>
          </w:rPr>
          <w:t xml:space="preserve">this </w:t>
        </w:r>
      </w:ins>
      <w:ins w:id="747" w:author="Paul Hamer" w:date="2022-04-19T16:52:00Z">
        <w:r w:rsidR="00293F8F">
          <w:rPr>
            <w:lang w:val="en-NZ"/>
          </w:rPr>
          <w:t xml:space="preserve">is </w:t>
        </w:r>
      </w:ins>
      <w:ins w:id="748" w:author="Paul Hamer" w:date="2022-04-19T16:39:00Z">
        <w:r w:rsidR="008C2FC4">
          <w:rPr>
            <w:lang w:val="en-NZ"/>
          </w:rPr>
          <w:t xml:space="preserve">generally suitable for the </w:t>
        </w:r>
      </w:ins>
      <w:ins w:id="749" w:author="Paul Hamer" w:date="2022-04-19T16:40:00Z">
        <w:r w:rsidR="008C2FC4">
          <w:rPr>
            <w:lang w:val="en-NZ"/>
          </w:rPr>
          <w:t xml:space="preserve">more consistent </w:t>
        </w:r>
      </w:ins>
      <w:ins w:id="750" w:author="Paul Hamer" w:date="2022-04-19T16:39:00Z">
        <w:r w:rsidR="008C2FC4">
          <w:rPr>
            <w:lang w:val="en-NZ"/>
          </w:rPr>
          <w:t>equatorial fisheries that take most of the catch</w:t>
        </w:r>
      </w:ins>
      <w:ins w:id="751" w:author="Paul Hamer" w:date="2022-04-19T16:40:00Z">
        <w:r w:rsidR="008C2FC4">
          <w:rPr>
            <w:lang w:val="en-NZ"/>
          </w:rPr>
          <w:t>.</w:t>
        </w:r>
      </w:ins>
      <w:ins w:id="752" w:author="Paul Hamer" w:date="2022-04-19T17:26:00Z">
        <w:r w:rsidR="000709C6">
          <w:rPr>
            <w:lang w:val="en-NZ"/>
          </w:rPr>
          <w:t xml:space="preserve"> </w:t>
        </w:r>
      </w:ins>
      <w:ins w:id="753" w:author="Paul Hamer" w:date="2022-04-19T16:40:00Z">
        <w:r w:rsidR="008C2FC4">
          <w:rPr>
            <w:lang w:val="en-NZ"/>
          </w:rPr>
          <w:t>However, there is apparently seasonal dynamics in the no</w:t>
        </w:r>
      </w:ins>
      <w:ins w:id="754" w:author="Paul Hamer" w:date="2022-04-19T16:41:00Z">
        <w:r w:rsidR="008C2FC4">
          <w:rPr>
            <w:lang w:val="en-NZ"/>
          </w:rPr>
          <w:t>rth</w:t>
        </w:r>
      </w:ins>
      <w:ins w:id="755" w:author="Paul Hamer" w:date="2022-04-19T16:40:00Z">
        <w:r w:rsidR="008C2FC4">
          <w:rPr>
            <w:lang w:val="en-NZ"/>
          </w:rPr>
          <w:t xml:space="preserve"> Pac</w:t>
        </w:r>
      </w:ins>
      <w:ins w:id="756" w:author="Paul Hamer" w:date="2022-04-19T16:41:00Z">
        <w:r w:rsidR="008C2FC4">
          <w:rPr>
            <w:lang w:val="en-NZ"/>
          </w:rPr>
          <w:t>ific</w:t>
        </w:r>
      </w:ins>
      <w:ins w:id="757" w:author="Paul Hamer" w:date="2022-04-19T17:26:00Z">
        <w:r w:rsidR="000709C6">
          <w:rPr>
            <w:lang w:val="en-NZ"/>
          </w:rPr>
          <w:t xml:space="preserve"> that appear to r</w:t>
        </w:r>
      </w:ins>
      <w:ins w:id="758" w:author="Paul Hamer" w:date="2022-04-19T17:27:00Z">
        <w:r w:rsidR="000709C6">
          <w:rPr>
            <w:lang w:val="en-NZ"/>
          </w:rPr>
          <w:t>elate</w:t>
        </w:r>
      </w:ins>
      <w:ins w:id="759" w:author="Paul Hamer" w:date="2022-04-19T17:26:00Z">
        <w:r w:rsidR="000709C6">
          <w:rPr>
            <w:lang w:val="en-NZ"/>
          </w:rPr>
          <w:t xml:space="preserve"> to availability rather than selectivity</w:t>
        </w:r>
      </w:ins>
      <w:ins w:id="760" w:author="Paul Hamer" w:date="2022-04-19T17:27:00Z">
        <w:r w:rsidR="000709C6">
          <w:rPr>
            <w:lang w:val="en-NZ"/>
          </w:rPr>
          <w:t>, which may be better modelled with seasonal fisheries</w:t>
        </w:r>
      </w:ins>
      <w:ins w:id="761" w:author="Paul Hamer" w:date="2022-04-19T16:41:00Z">
        <w:r w:rsidR="008C2FC4">
          <w:rPr>
            <w:lang w:val="en-NZ"/>
          </w:rPr>
          <w:t xml:space="preserve">. </w:t>
        </w:r>
      </w:ins>
      <w:ins w:id="762" w:author="Paul Hamer" w:date="2022-04-19T16:52:00Z">
        <w:r w:rsidR="00293F8F">
          <w:rPr>
            <w:lang w:val="en-NZ"/>
          </w:rPr>
          <w:t xml:space="preserve">It was also noted that </w:t>
        </w:r>
      </w:ins>
      <w:ins w:id="763" w:author="Paul Hamer" w:date="2022-04-19T16:53:00Z">
        <w:r w:rsidR="00293F8F">
          <w:rPr>
            <w:lang w:val="en-NZ"/>
          </w:rPr>
          <w:t xml:space="preserve">a key concern is to try to avoid </w:t>
        </w:r>
      </w:ins>
      <w:ins w:id="764" w:author="Paul Hamer" w:date="2022-04-19T17:15:00Z">
        <w:r w:rsidR="00124EAB">
          <w:rPr>
            <w:lang w:val="en-NZ"/>
          </w:rPr>
          <w:t xml:space="preserve">a </w:t>
        </w:r>
      </w:ins>
      <w:ins w:id="765" w:author="Paul Hamer" w:date="2022-04-19T16:53:00Z">
        <w:r w:rsidR="00293F8F">
          <w:rPr>
            <w:lang w:val="en-NZ"/>
          </w:rPr>
          <w:t>bad lack of fit to size composition data as this</w:t>
        </w:r>
      </w:ins>
      <w:ins w:id="766" w:author="Paul Hamer" w:date="2022-04-19T16:54:00Z">
        <w:r w:rsidR="00293F8F">
          <w:rPr>
            <w:lang w:val="en-NZ"/>
          </w:rPr>
          <w:t xml:space="preserve"> can lead to data conflicts</w:t>
        </w:r>
      </w:ins>
      <w:ins w:id="767" w:author="Paul Hamer" w:date="2022-04-19T16:58:00Z">
        <w:r w:rsidR="00DE6A69">
          <w:rPr>
            <w:lang w:val="en-NZ"/>
          </w:rPr>
          <w:t xml:space="preserve"> and issue with </w:t>
        </w:r>
      </w:ins>
      <w:ins w:id="768" w:author="Paul Hamer" w:date="2022-04-19T17:27:00Z">
        <w:r w:rsidR="000709C6">
          <w:rPr>
            <w:lang w:val="en-NZ"/>
          </w:rPr>
          <w:t xml:space="preserve">biomass </w:t>
        </w:r>
      </w:ins>
      <w:ins w:id="769" w:author="Paul Hamer" w:date="2022-04-19T16:58:00Z">
        <w:r w:rsidR="00DE6A69">
          <w:rPr>
            <w:lang w:val="en-NZ"/>
          </w:rPr>
          <w:t>scaling</w:t>
        </w:r>
      </w:ins>
      <w:ins w:id="770" w:author="Paul Hamer" w:date="2022-04-19T16:54:00Z">
        <w:r w:rsidR="00293F8F">
          <w:rPr>
            <w:lang w:val="en-NZ"/>
          </w:rPr>
          <w:t xml:space="preserve">. This may mean that excluding or </w:t>
        </w:r>
      </w:ins>
      <w:ins w:id="771" w:author="Paul Hamer" w:date="2022-04-19T16:58:00Z">
        <w:r w:rsidR="00DE6A69">
          <w:rPr>
            <w:lang w:val="en-NZ"/>
          </w:rPr>
          <w:t>down weighting</w:t>
        </w:r>
      </w:ins>
      <w:ins w:id="772" w:author="Paul Hamer" w:date="2022-04-19T16:54:00Z">
        <w:r w:rsidR="00293F8F">
          <w:rPr>
            <w:lang w:val="en-NZ"/>
          </w:rPr>
          <w:t xml:space="preserve"> composition data for periods </w:t>
        </w:r>
      </w:ins>
      <w:ins w:id="773" w:author="Paul Hamer" w:date="2022-04-19T16:58:00Z">
        <w:r w:rsidR="00DE6A69">
          <w:rPr>
            <w:lang w:val="en-NZ"/>
          </w:rPr>
          <w:t xml:space="preserve">where strange </w:t>
        </w:r>
      </w:ins>
      <w:ins w:id="774" w:author="Paul Hamer" w:date="2022-04-19T16:59:00Z">
        <w:r w:rsidR="00DE6A69">
          <w:rPr>
            <w:lang w:val="en-NZ"/>
          </w:rPr>
          <w:t>patterns in the composi</w:t>
        </w:r>
      </w:ins>
      <w:ins w:id="775" w:author="Paul Hamer" w:date="2022-04-19T17:14:00Z">
        <w:r w:rsidR="00124EAB">
          <w:rPr>
            <w:lang w:val="en-NZ"/>
          </w:rPr>
          <w:t>t</w:t>
        </w:r>
      </w:ins>
      <w:ins w:id="776" w:author="Paul Hamer" w:date="2022-04-19T16:59:00Z">
        <w:r w:rsidR="00DE6A69">
          <w:rPr>
            <w:lang w:val="en-NZ"/>
          </w:rPr>
          <w:t>ion data or poor/</w:t>
        </w:r>
      </w:ins>
      <w:ins w:id="777" w:author="Paul Hamer" w:date="2022-04-19T17:14:00Z">
        <w:r w:rsidR="00124EAB">
          <w:rPr>
            <w:lang w:val="en-NZ"/>
          </w:rPr>
          <w:t>uncertain</w:t>
        </w:r>
      </w:ins>
      <w:ins w:id="778" w:author="Paul Hamer" w:date="2022-04-19T16:59:00Z">
        <w:r w:rsidR="00DE6A69">
          <w:rPr>
            <w:lang w:val="en-NZ"/>
          </w:rPr>
          <w:t xml:space="preserve"> data</w:t>
        </w:r>
      </w:ins>
      <w:ins w:id="779" w:author="Paul Hamer" w:date="2022-04-19T17:15:00Z">
        <w:r w:rsidR="00124EAB">
          <w:rPr>
            <w:lang w:val="en-NZ"/>
          </w:rPr>
          <w:t xml:space="preserve"> occur is necessary and justified. </w:t>
        </w:r>
      </w:ins>
      <w:ins w:id="780" w:author="Paul Hamer" w:date="2022-04-19T16:59:00Z">
        <w:r w:rsidR="00DE6A69">
          <w:rPr>
            <w:lang w:val="en-NZ"/>
          </w:rPr>
          <w:t xml:space="preserve"> </w:t>
        </w:r>
      </w:ins>
      <w:ins w:id="781" w:author="Paul Hamer" w:date="2022-04-19T16:39:00Z">
        <w:r w:rsidR="008C2FC4">
          <w:rPr>
            <w:lang w:val="en-NZ"/>
          </w:rPr>
          <w:t xml:space="preserve"> </w:t>
        </w:r>
      </w:ins>
    </w:p>
    <w:p w14:paraId="1C4B164A" w14:textId="66F78792" w:rsidR="00124EAB" w:rsidRPr="00D654CA" w:rsidRDefault="00124EAB" w:rsidP="00E25388">
      <w:pPr>
        <w:rPr>
          <w:ins w:id="782" w:author="Paul Hamer" w:date="2022-04-07T16:45:00Z"/>
          <w:lang w:val="en-NZ"/>
        </w:rPr>
      </w:pPr>
      <w:ins w:id="783" w:author="Paul Hamer" w:date="2022-04-19T17:15:00Z">
        <w:r>
          <w:rPr>
            <w:lang w:val="en-NZ"/>
          </w:rPr>
          <w:t xml:space="preserve">Region </w:t>
        </w:r>
      </w:ins>
      <w:ins w:id="784" w:author="Paul Hamer" w:date="2022-04-19T17:16:00Z">
        <w:r>
          <w:rPr>
            <w:lang w:val="en-NZ"/>
          </w:rPr>
          <w:t>3 pole and line composition data shows high vari</w:t>
        </w:r>
      </w:ins>
      <w:ins w:id="785" w:author="Paul Hamer" w:date="2022-04-19T17:17:00Z">
        <w:r>
          <w:rPr>
            <w:lang w:val="en-NZ"/>
          </w:rPr>
          <w:t>ation, particularly f</w:t>
        </w:r>
      </w:ins>
      <w:ins w:id="786" w:author="Paul Hamer" w:date="2022-04-19T17:19:00Z">
        <w:r>
          <w:rPr>
            <w:lang w:val="en-NZ"/>
          </w:rPr>
          <w:t xml:space="preserve">or </w:t>
        </w:r>
      </w:ins>
      <w:ins w:id="787" w:author="Paul Hamer" w:date="2022-04-19T17:18:00Z">
        <w:r>
          <w:rPr>
            <w:lang w:val="en-NZ"/>
          </w:rPr>
          <w:t>periods w</w:t>
        </w:r>
      </w:ins>
      <w:ins w:id="788" w:author="Paul Hamer" w:date="2022-04-19T17:22:00Z">
        <w:r w:rsidR="00DC351F">
          <w:rPr>
            <w:lang w:val="en-NZ"/>
          </w:rPr>
          <w:t>h</w:t>
        </w:r>
      </w:ins>
      <w:ins w:id="789" w:author="Paul Hamer" w:date="2022-04-19T17:18:00Z">
        <w:r>
          <w:rPr>
            <w:lang w:val="en-NZ"/>
          </w:rPr>
          <w:t>ere sampl</w:t>
        </w:r>
      </w:ins>
      <w:ins w:id="790" w:author="Paul Hamer" w:date="2022-04-19T17:19:00Z">
        <w:r>
          <w:rPr>
            <w:lang w:val="en-NZ"/>
          </w:rPr>
          <w:t>ing</w:t>
        </w:r>
      </w:ins>
      <w:ins w:id="791" w:author="Paul Hamer" w:date="2022-04-19T17:18:00Z">
        <w:r>
          <w:rPr>
            <w:lang w:val="en-NZ"/>
          </w:rPr>
          <w:t xml:space="preserve"> was relatively high (i.e.</w:t>
        </w:r>
      </w:ins>
      <w:ins w:id="792" w:author="Paul Hamer" w:date="2022-04-19T17:26:00Z">
        <w:r w:rsidR="000709C6">
          <w:rPr>
            <w:lang w:val="en-NZ"/>
          </w:rPr>
          <w:t>,</w:t>
        </w:r>
      </w:ins>
      <w:ins w:id="793" w:author="Paul Hamer" w:date="2022-04-19T17:18:00Z">
        <w:r>
          <w:rPr>
            <w:lang w:val="en-NZ"/>
          </w:rPr>
          <w:t xml:space="preserve"> 1970s an</w:t>
        </w:r>
      </w:ins>
      <w:ins w:id="794" w:author="Paul Hamer" w:date="2022-04-19T17:28:00Z">
        <w:r w:rsidR="000709C6">
          <w:rPr>
            <w:lang w:val="en-NZ"/>
          </w:rPr>
          <w:t xml:space="preserve">d </w:t>
        </w:r>
      </w:ins>
      <w:ins w:id="795" w:author="Paul Hamer" w:date="2022-04-19T17:19:00Z">
        <w:r>
          <w:rPr>
            <w:lang w:val="en-NZ"/>
          </w:rPr>
          <w:t>post-2</w:t>
        </w:r>
      </w:ins>
      <w:ins w:id="796" w:author="Paul Hamer" w:date="2022-04-19T17:18:00Z">
        <w:r>
          <w:rPr>
            <w:lang w:val="en-NZ"/>
          </w:rPr>
          <w:t>00)</w:t>
        </w:r>
      </w:ins>
      <w:ins w:id="797" w:author="Paul Hamer" w:date="2022-04-19T17:17:00Z">
        <w:r>
          <w:rPr>
            <w:lang w:val="en-NZ"/>
          </w:rPr>
          <w:t>. This was s</w:t>
        </w:r>
      </w:ins>
      <w:ins w:id="798" w:author="Paul Hamer" w:date="2022-04-19T17:18:00Z">
        <w:r>
          <w:rPr>
            <w:lang w:val="en-NZ"/>
          </w:rPr>
          <w:t>u</w:t>
        </w:r>
      </w:ins>
      <w:ins w:id="799" w:author="Paul Hamer" w:date="2022-04-19T17:17:00Z">
        <w:r>
          <w:rPr>
            <w:lang w:val="en-NZ"/>
          </w:rPr>
          <w:t>ggest</w:t>
        </w:r>
      </w:ins>
      <w:ins w:id="800" w:author="Paul Hamer" w:date="2022-04-19T17:19:00Z">
        <w:r>
          <w:rPr>
            <w:lang w:val="en-NZ"/>
          </w:rPr>
          <w:t>e</w:t>
        </w:r>
      </w:ins>
      <w:ins w:id="801" w:author="Paul Hamer" w:date="2022-04-19T17:17:00Z">
        <w:r>
          <w:rPr>
            <w:lang w:val="en-NZ"/>
          </w:rPr>
          <w:t xml:space="preserve">d to be </w:t>
        </w:r>
      </w:ins>
      <w:ins w:id="802" w:author="Paul Hamer" w:date="2022-04-19T17:19:00Z">
        <w:r>
          <w:rPr>
            <w:lang w:val="en-NZ"/>
          </w:rPr>
          <w:t>relat</w:t>
        </w:r>
      </w:ins>
      <w:ins w:id="803" w:author="Paul Hamer" w:date="2022-04-19T17:20:00Z">
        <w:r>
          <w:rPr>
            <w:lang w:val="en-NZ"/>
          </w:rPr>
          <w:t xml:space="preserve">ed to the periodic </w:t>
        </w:r>
        <w:r w:rsidR="00DC351F">
          <w:rPr>
            <w:lang w:val="en-NZ"/>
          </w:rPr>
          <w:t>occurrence</w:t>
        </w:r>
        <w:r>
          <w:rPr>
            <w:lang w:val="en-NZ"/>
          </w:rPr>
          <w:t xml:space="preserve"> of larger spawning fish as</w:t>
        </w:r>
        <w:r w:rsidR="00DC351F">
          <w:rPr>
            <w:lang w:val="en-NZ"/>
          </w:rPr>
          <w:t xml:space="preserve"> </w:t>
        </w:r>
        <w:r>
          <w:rPr>
            <w:lang w:val="en-NZ"/>
          </w:rPr>
          <w:t>well as smaller recruits.</w:t>
        </w:r>
      </w:ins>
      <w:ins w:id="804" w:author="Paul Hamer" w:date="2022-04-19T17:17:00Z">
        <w:r>
          <w:rPr>
            <w:lang w:val="en-NZ"/>
          </w:rPr>
          <w:t xml:space="preserve"> </w:t>
        </w:r>
      </w:ins>
      <w:ins w:id="805" w:author="Paul Hamer" w:date="2022-04-19T17:23:00Z">
        <w:r w:rsidR="00DC351F">
          <w:rPr>
            <w:lang w:val="en-NZ"/>
          </w:rPr>
          <w:t xml:space="preserve">While seasonal selectivity could be tried, </w:t>
        </w:r>
      </w:ins>
      <w:ins w:id="806" w:author="Paul Hamer" w:date="2022-04-19T17:20:00Z">
        <w:r w:rsidR="00DC351F">
          <w:rPr>
            <w:lang w:val="en-NZ"/>
          </w:rPr>
          <w:t>th</w:t>
        </w:r>
      </w:ins>
      <w:ins w:id="807" w:author="Paul Hamer" w:date="2022-04-19T17:21:00Z">
        <w:r w:rsidR="00DC351F">
          <w:rPr>
            <w:lang w:val="en-NZ"/>
          </w:rPr>
          <w:t xml:space="preserve">is variation is </w:t>
        </w:r>
      </w:ins>
      <w:ins w:id="808" w:author="Paul Hamer" w:date="2022-04-19T17:28:00Z">
        <w:r w:rsidR="000709C6">
          <w:rPr>
            <w:lang w:val="en-NZ"/>
          </w:rPr>
          <w:t xml:space="preserve">not obviously seasonal and is </w:t>
        </w:r>
      </w:ins>
      <w:ins w:id="809" w:author="Paul Hamer" w:date="2022-04-19T17:21:00Z">
        <w:r w:rsidR="00DC351F">
          <w:rPr>
            <w:lang w:val="en-NZ"/>
          </w:rPr>
          <w:t>due to variation in availability rather than selectivity</w:t>
        </w:r>
      </w:ins>
      <w:ins w:id="810" w:author="Paul Hamer" w:date="2022-04-19T17:29:00Z">
        <w:r w:rsidR="000709C6">
          <w:rPr>
            <w:lang w:val="en-NZ"/>
          </w:rPr>
          <w:t>.</w:t>
        </w:r>
      </w:ins>
      <w:ins w:id="811" w:author="Paul Hamer" w:date="2022-04-19T17:24:00Z">
        <w:r w:rsidR="00DC351F">
          <w:rPr>
            <w:lang w:val="en-NZ"/>
          </w:rPr>
          <w:t xml:space="preserve"> </w:t>
        </w:r>
      </w:ins>
      <w:ins w:id="812" w:author="Paul Hamer" w:date="2022-04-19T17:29:00Z">
        <w:r w:rsidR="000709C6">
          <w:rPr>
            <w:lang w:val="en-NZ"/>
          </w:rPr>
          <w:t>I</w:t>
        </w:r>
      </w:ins>
      <w:ins w:id="813" w:author="Paul Hamer" w:date="2022-04-19T17:22:00Z">
        <w:r w:rsidR="00DC351F">
          <w:rPr>
            <w:lang w:val="en-NZ"/>
          </w:rPr>
          <w:t>n this case we may have to accept a poor</w:t>
        </w:r>
      </w:ins>
      <w:ins w:id="814" w:author="Paul Hamer" w:date="2022-04-19T17:24:00Z">
        <w:r w:rsidR="00DC351F">
          <w:rPr>
            <w:lang w:val="en-NZ"/>
          </w:rPr>
          <w:t>er</w:t>
        </w:r>
      </w:ins>
      <w:ins w:id="815" w:author="Paul Hamer" w:date="2022-04-19T17:22:00Z">
        <w:r w:rsidR="00DC351F">
          <w:rPr>
            <w:lang w:val="en-NZ"/>
          </w:rPr>
          <w:t xml:space="preserve"> fit to composition data</w:t>
        </w:r>
      </w:ins>
      <w:ins w:id="816" w:author="Paul Hamer" w:date="2022-04-19T17:24:00Z">
        <w:r w:rsidR="00DC351F">
          <w:rPr>
            <w:lang w:val="en-NZ"/>
          </w:rPr>
          <w:t xml:space="preserve"> for region 3 pole and line</w:t>
        </w:r>
      </w:ins>
      <w:ins w:id="817" w:author="Paul Hamer" w:date="2022-04-19T17:25:00Z">
        <w:r w:rsidR="00DC351F">
          <w:rPr>
            <w:lang w:val="en-NZ"/>
          </w:rPr>
          <w:t>, rather than increasing parameterisation</w:t>
        </w:r>
      </w:ins>
      <w:ins w:id="818" w:author="Paul Hamer" w:date="2022-04-19T17:24:00Z">
        <w:r w:rsidR="00DC351F">
          <w:rPr>
            <w:lang w:val="en-NZ"/>
          </w:rPr>
          <w:t>.</w:t>
        </w:r>
      </w:ins>
    </w:p>
    <w:p w14:paraId="2F0C6251" w14:textId="57431D5B" w:rsidR="00144420" w:rsidRPr="00144420" w:rsidRDefault="00144420" w:rsidP="00144420">
      <w:pPr>
        <w:keepNext/>
        <w:keepLines/>
        <w:spacing w:before="200" w:after="0"/>
        <w:outlineLvl w:val="1"/>
        <w:rPr>
          <w:ins w:id="819" w:author="Paul Hamer" w:date="2022-04-19T17:42:00Z"/>
          <w:rFonts w:asciiTheme="majorHAnsi" w:hAnsiTheme="majorHAnsi" w:cstheme="majorBidi"/>
          <w:b/>
          <w:bCs/>
          <w:color w:val="4F81BD" w:themeColor="accent1"/>
          <w:sz w:val="26"/>
          <w:szCs w:val="26"/>
          <w:lang w:val="en-NZ"/>
        </w:rPr>
      </w:pPr>
      <w:ins w:id="820" w:author="Paul Hamer" w:date="2022-04-19T17:42:00Z">
        <w:r>
          <w:rPr>
            <w:rFonts w:asciiTheme="majorHAnsi" w:eastAsiaTheme="majorEastAsia" w:hAnsiTheme="majorHAnsi" w:cstheme="majorBidi"/>
            <w:b/>
            <w:bCs/>
            <w:color w:val="4F81BD" w:themeColor="accent1"/>
            <w:sz w:val="26"/>
            <w:szCs w:val="26"/>
            <w:lang w:val="en-NZ"/>
          </w:rPr>
          <w:t>Tagging</w:t>
        </w:r>
        <w:r w:rsidRPr="00144420">
          <w:rPr>
            <w:rFonts w:asciiTheme="majorHAnsi" w:eastAsiaTheme="majorEastAsia" w:hAnsiTheme="majorHAnsi" w:cstheme="majorBidi"/>
            <w:b/>
            <w:bCs/>
            <w:color w:val="4F81BD" w:themeColor="accent1"/>
            <w:sz w:val="26"/>
            <w:szCs w:val="26"/>
            <w:lang w:val="en-NZ"/>
          </w:rPr>
          <w:t xml:space="preserve"> data </w:t>
        </w:r>
      </w:ins>
    </w:p>
    <w:p w14:paraId="7DE5D8BC" w14:textId="541A430F" w:rsidR="00EE0562" w:rsidRDefault="00144420" w:rsidP="00402268">
      <w:pPr>
        <w:rPr>
          <w:ins w:id="821" w:author="Paul Hamer" w:date="2022-04-20T09:54:00Z"/>
          <w:lang w:val="en-NZ"/>
        </w:rPr>
      </w:pPr>
      <w:ins w:id="822" w:author="Paul Hamer" w:date="2022-04-19T17:42:00Z">
        <w:r>
          <w:rPr>
            <w:lang w:val="en-NZ"/>
          </w:rPr>
          <w:t>Thom Teears of the SPC-OFP pro</w:t>
        </w:r>
      </w:ins>
      <w:ins w:id="823" w:author="Paul Hamer" w:date="2022-04-19T17:43:00Z">
        <w:r>
          <w:rPr>
            <w:lang w:val="en-NZ"/>
          </w:rPr>
          <w:t xml:space="preserve">vide an overview of the tagging data preparation for the skipjack assessment, noting that the preparation </w:t>
        </w:r>
      </w:ins>
      <w:ins w:id="824" w:author="Paul Hamer" w:date="2022-04-19T17:44:00Z">
        <w:r>
          <w:rPr>
            <w:lang w:val="en-NZ"/>
          </w:rPr>
          <w:t>would follow similar ste</w:t>
        </w:r>
      </w:ins>
      <w:ins w:id="825" w:author="Paul Hamer" w:date="2022-04-20T09:20:00Z">
        <w:r w:rsidR="005751C1">
          <w:rPr>
            <w:lang w:val="en-NZ"/>
          </w:rPr>
          <w:t>p</w:t>
        </w:r>
      </w:ins>
      <w:ins w:id="826" w:author="Paul Hamer" w:date="2022-04-19T17:44:00Z">
        <w:r>
          <w:rPr>
            <w:lang w:val="en-NZ"/>
          </w:rPr>
          <w:t>s and methods as conducted in the 2019 assessment.</w:t>
        </w:r>
      </w:ins>
      <w:ins w:id="827" w:author="Paul Hamer" w:date="2022-04-19T17:45:00Z">
        <w:r>
          <w:rPr>
            <w:lang w:val="en-NZ"/>
          </w:rPr>
          <w:t xml:space="preserve"> The </w:t>
        </w:r>
      </w:ins>
      <w:ins w:id="828" w:author="Paul Hamer" w:date="2022-04-20T09:52:00Z">
        <w:r w:rsidR="00EE0562">
          <w:rPr>
            <w:lang w:val="en-NZ"/>
          </w:rPr>
          <w:t>first</w:t>
        </w:r>
      </w:ins>
      <w:ins w:id="829" w:author="Paul Hamer" w:date="2022-04-20T09:21:00Z">
        <w:r w:rsidR="005751C1">
          <w:rPr>
            <w:lang w:val="en-NZ"/>
          </w:rPr>
          <w:t xml:space="preserve"> step in the process</w:t>
        </w:r>
      </w:ins>
      <w:ins w:id="830" w:author="Paul Hamer" w:date="2022-04-20T09:23:00Z">
        <w:r w:rsidR="005751C1">
          <w:rPr>
            <w:lang w:val="en-NZ"/>
          </w:rPr>
          <w:t xml:space="preserve"> </w:t>
        </w:r>
      </w:ins>
      <w:ins w:id="831" w:author="Paul Hamer" w:date="2022-04-20T09:24:00Z">
        <w:r w:rsidR="005751C1">
          <w:rPr>
            <w:lang w:val="en-NZ"/>
          </w:rPr>
          <w:t xml:space="preserve">to </w:t>
        </w:r>
      </w:ins>
      <w:ins w:id="832" w:author="Paul Hamer" w:date="2022-04-20T09:23:00Z">
        <w:r w:rsidR="005751C1">
          <w:rPr>
            <w:lang w:val="en-NZ"/>
          </w:rPr>
          <w:t>generate the tag data in</w:t>
        </w:r>
      </w:ins>
      <w:ins w:id="833" w:author="Paul Hamer" w:date="2022-04-20T09:24:00Z">
        <w:r w:rsidR="005751C1">
          <w:rPr>
            <w:lang w:val="en-NZ"/>
          </w:rPr>
          <w:t>put file involve</w:t>
        </w:r>
      </w:ins>
      <w:ins w:id="834" w:author="Paul Hamer" w:date="2022-04-20T09:53:00Z">
        <w:r w:rsidR="00EE0562">
          <w:rPr>
            <w:lang w:val="en-NZ"/>
          </w:rPr>
          <w:t>s</w:t>
        </w:r>
      </w:ins>
      <w:ins w:id="835" w:author="Paul Hamer" w:date="2022-04-20T09:24:00Z">
        <w:r w:rsidR="005751C1">
          <w:rPr>
            <w:lang w:val="en-NZ"/>
          </w:rPr>
          <w:t xml:space="preserve"> </w:t>
        </w:r>
      </w:ins>
      <w:ins w:id="836" w:author="Paul Hamer" w:date="2022-04-20T09:26:00Z">
        <w:r w:rsidR="005615D7">
          <w:rPr>
            <w:lang w:val="en-NZ"/>
          </w:rPr>
          <w:t>identify</w:t>
        </w:r>
      </w:ins>
      <w:ins w:id="837" w:author="Paul Hamer" w:date="2022-04-20T09:27:00Z">
        <w:r w:rsidR="005615D7">
          <w:rPr>
            <w:lang w:val="en-NZ"/>
          </w:rPr>
          <w:t>i</w:t>
        </w:r>
      </w:ins>
      <w:ins w:id="838" w:author="Paul Hamer" w:date="2022-04-20T09:26:00Z">
        <w:r w:rsidR="005615D7">
          <w:rPr>
            <w:lang w:val="en-NZ"/>
          </w:rPr>
          <w:t>ng</w:t>
        </w:r>
      </w:ins>
      <w:ins w:id="839" w:author="Paul Hamer" w:date="2022-04-20T09:25:00Z">
        <w:r w:rsidR="005751C1">
          <w:rPr>
            <w:lang w:val="en-NZ"/>
          </w:rPr>
          <w:t xml:space="preserve"> the</w:t>
        </w:r>
        <w:r w:rsidR="005615D7">
          <w:rPr>
            <w:lang w:val="en-NZ"/>
          </w:rPr>
          <w:t xml:space="preserve"> recaptures that are u</w:t>
        </w:r>
      </w:ins>
      <w:ins w:id="840" w:author="Paul Hamer" w:date="2022-04-20T09:53:00Z">
        <w:r w:rsidR="00EE0562">
          <w:rPr>
            <w:lang w:val="en-NZ"/>
          </w:rPr>
          <w:t>nu</w:t>
        </w:r>
      </w:ins>
      <w:ins w:id="841" w:author="Paul Hamer" w:date="2022-04-20T09:25:00Z">
        <w:r w:rsidR="005615D7">
          <w:rPr>
            <w:lang w:val="en-NZ"/>
          </w:rPr>
          <w:t>sable, that is tag recaptures that</w:t>
        </w:r>
      </w:ins>
      <w:ins w:id="842" w:author="Paul Hamer" w:date="2022-04-20T09:53:00Z">
        <w:r w:rsidR="00EE0562">
          <w:rPr>
            <w:lang w:val="en-NZ"/>
          </w:rPr>
          <w:t xml:space="preserve"> do not</w:t>
        </w:r>
      </w:ins>
      <w:ins w:id="843" w:author="Paul Hamer" w:date="2022-04-20T09:25:00Z">
        <w:r w:rsidR="005615D7">
          <w:rPr>
            <w:lang w:val="en-NZ"/>
          </w:rPr>
          <w:t xml:space="preserve"> have </w:t>
        </w:r>
      </w:ins>
      <w:ins w:id="844" w:author="Paul Hamer" w:date="2022-04-20T09:26:00Z">
        <w:r w:rsidR="005615D7">
          <w:rPr>
            <w:lang w:val="en-NZ"/>
          </w:rPr>
          <w:t xml:space="preserve">associated meta-data on </w:t>
        </w:r>
      </w:ins>
      <w:ins w:id="845" w:author="Paul Hamer" w:date="2022-04-20T09:27:00Z">
        <w:r w:rsidR="005615D7">
          <w:rPr>
            <w:lang w:val="en-NZ"/>
          </w:rPr>
          <w:t xml:space="preserve">location, </w:t>
        </w:r>
      </w:ins>
      <w:ins w:id="846" w:author="Paul Hamer" w:date="2022-04-20T09:28:00Z">
        <w:r w:rsidR="005615D7">
          <w:rPr>
            <w:lang w:val="en-NZ"/>
          </w:rPr>
          <w:t>date</w:t>
        </w:r>
      </w:ins>
      <w:ins w:id="847" w:author="Paul Hamer" w:date="2022-04-20T09:27:00Z">
        <w:r w:rsidR="005615D7">
          <w:rPr>
            <w:lang w:val="en-NZ"/>
          </w:rPr>
          <w:t xml:space="preserve"> and </w:t>
        </w:r>
      </w:ins>
      <w:ins w:id="848" w:author="Paul Hamer" w:date="2022-04-20T09:28:00Z">
        <w:r w:rsidR="005615D7">
          <w:rPr>
            <w:lang w:val="en-NZ"/>
          </w:rPr>
          <w:t>fish</w:t>
        </w:r>
      </w:ins>
      <w:ins w:id="849" w:author="Paul Hamer" w:date="2022-04-20T09:27:00Z">
        <w:r w:rsidR="005615D7">
          <w:rPr>
            <w:lang w:val="en-NZ"/>
          </w:rPr>
          <w:t>ery of recapture</w:t>
        </w:r>
      </w:ins>
      <w:ins w:id="850" w:author="Paul Hamer" w:date="2022-04-20T09:31:00Z">
        <w:r w:rsidR="00897288">
          <w:rPr>
            <w:lang w:val="en-NZ"/>
          </w:rPr>
          <w:t>,</w:t>
        </w:r>
      </w:ins>
      <w:ins w:id="851" w:author="Paul Hamer" w:date="2022-04-20T09:27:00Z">
        <w:r w:rsidR="005615D7">
          <w:rPr>
            <w:lang w:val="en-NZ"/>
          </w:rPr>
          <w:t xml:space="preserve"> in pa</w:t>
        </w:r>
      </w:ins>
      <w:ins w:id="852" w:author="Paul Hamer" w:date="2022-04-20T09:28:00Z">
        <w:r w:rsidR="005615D7">
          <w:rPr>
            <w:lang w:val="en-NZ"/>
          </w:rPr>
          <w:t>r</w:t>
        </w:r>
      </w:ins>
      <w:ins w:id="853" w:author="Paul Hamer" w:date="2022-04-20T09:27:00Z">
        <w:r w:rsidR="005615D7">
          <w:rPr>
            <w:lang w:val="en-NZ"/>
          </w:rPr>
          <w:t>ticu</w:t>
        </w:r>
      </w:ins>
      <w:ins w:id="854" w:author="Paul Hamer" w:date="2022-04-20T09:28:00Z">
        <w:r w:rsidR="005615D7">
          <w:rPr>
            <w:lang w:val="en-NZ"/>
          </w:rPr>
          <w:t>lar.</w:t>
        </w:r>
      </w:ins>
      <w:ins w:id="855" w:author="Paul Hamer" w:date="2022-04-20T09:49:00Z">
        <w:r w:rsidR="00402268" w:rsidRPr="00402268">
          <w:t xml:space="preserve"> </w:t>
        </w:r>
      </w:ins>
      <w:ins w:id="856" w:author="Paul Hamer" w:date="2022-04-20T09:54:00Z">
        <w:r w:rsidR="00EE0562">
          <w:t xml:space="preserve">These unusable recaptures need to be accounted for in the </w:t>
        </w:r>
      </w:ins>
      <w:ins w:id="857" w:author="Paul Hamer" w:date="2022-04-20T09:55:00Z">
        <w:r w:rsidR="00EE0562">
          <w:t xml:space="preserve">tag release data. </w:t>
        </w:r>
      </w:ins>
      <w:ins w:id="858" w:author="Paul Hamer" w:date="2022-04-20T09:49:00Z">
        <w:r w:rsidR="00402268" w:rsidRPr="00402268">
          <w:rPr>
            <w:lang w:val="en-NZ"/>
          </w:rPr>
          <w:t xml:space="preserve">Essentially the </w:t>
        </w:r>
        <w:r w:rsidR="00402268">
          <w:rPr>
            <w:lang w:val="en-NZ"/>
          </w:rPr>
          <w:t>adjustments</w:t>
        </w:r>
        <w:r w:rsidR="00402268" w:rsidRPr="00402268">
          <w:rPr>
            <w:lang w:val="en-NZ"/>
          </w:rPr>
          <w:t xml:space="preserve"> </w:t>
        </w:r>
      </w:ins>
      <w:ins w:id="859" w:author="Paul Hamer" w:date="2022-04-20T09:55:00Z">
        <w:r w:rsidR="00EE0562">
          <w:rPr>
            <w:lang w:val="en-NZ"/>
          </w:rPr>
          <w:t xml:space="preserve">for unusable recaptures </w:t>
        </w:r>
      </w:ins>
      <w:ins w:id="860" w:author="Paul Hamer" w:date="2022-04-20T09:49:00Z">
        <w:r w:rsidR="00402268" w:rsidRPr="00402268">
          <w:rPr>
            <w:lang w:val="en-NZ"/>
          </w:rPr>
          <w:t>preserve</w:t>
        </w:r>
      </w:ins>
      <w:ins w:id="861" w:author="Paul Hamer" w:date="2022-04-20T09:55:00Z">
        <w:r w:rsidR="002F5BA0">
          <w:rPr>
            <w:lang w:val="en-NZ"/>
          </w:rPr>
          <w:t>s</w:t>
        </w:r>
      </w:ins>
      <w:ins w:id="862" w:author="Paul Hamer" w:date="2022-04-20T09:49:00Z">
        <w:r w:rsidR="00402268" w:rsidRPr="00402268">
          <w:rPr>
            <w:lang w:val="en-NZ"/>
          </w:rPr>
          <w:t xml:space="preserve"> the recovery rates of tags from the individual tag groups that</w:t>
        </w:r>
      </w:ins>
      <w:ins w:id="863" w:author="Paul Hamer" w:date="2022-04-20T09:50:00Z">
        <w:r w:rsidR="00402268">
          <w:rPr>
            <w:lang w:val="en-NZ"/>
          </w:rPr>
          <w:t xml:space="preserve"> </w:t>
        </w:r>
      </w:ins>
      <w:ins w:id="864" w:author="Paul Hamer" w:date="2022-04-20T09:49:00Z">
        <w:r w:rsidR="00402268" w:rsidRPr="00402268">
          <w:rPr>
            <w:lang w:val="en-NZ"/>
          </w:rPr>
          <w:t>would otherwise be biased low when an often significant proportion of recaptures cannot be assigned</w:t>
        </w:r>
      </w:ins>
      <w:ins w:id="865" w:author="Paul Hamer" w:date="2022-04-20T09:50:00Z">
        <w:r w:rsidR="00402268">
          <w:rPr>
            <w:lang w:val="en-NZ"/>
          </w:rPr>
          <w:t xml:space="preserve"> </w:t>
        </w:r>
      </w:ins>
      <w:ins w:id="866" w:author="Paul Hamer" w:date="2022-04-20T09:49:00Z">
        <w:r w:rsidR="00402268" w:rsidRPr="00402268">
          <w:rPr>
            <w:lang w:val="en-NZ"/>
          </w:rPr>
          <w:t>to a recapture category in the assessment</w:t>
        </w:r>
      </w:ins>
      <w:ins w:id="867" w:author="Paul Hamer" w:date="2022-04-20T09:50:00Z">
        <w:r w:rsidR="00EE0562">
          <w:rPr>
            <w:lang w:val="en-NZ"/>
          </w:rPr>
          <w:t>.</w:t>
        </w:r>
      </w:ins>
      <w:ins w:id="868" w:author="Paul Hamer" w:date="2022-04-20T09:28:00Z">
        <w:r w:rsidR="005615D7">
          <w:rPr>
            <w:lang w:val="en-NZ"/>
          </w:rPr>
          <w:t xml:space="preserve"> </w:t>
        </w:r>
      </w:ins>
      <w:ins w:id="869" w:author="Paul Hamer" w:date="2022-04-20T09:56:00Z">
        <w:r w:rsidR="002F5BA0">
          <w:rPr>
            <w:lang w:val="en-NZ"/>
          </w:rPr>
          <w:t>The</w:t>
        </w:r>
      </w:ins>
      <w:ins w:id="870" w:author="Paul Hamer" w:date="2022-04-20T09:32:00Z">
        <w:r w:rsidR="00897288">
          <w:rPr>
            <w:lang w:val="en-NZ"/>
          </w:rPr>
          <w:t xml:space="preserve"> adjustments </w:t>
        </w:r>
      </w:ins>
      <w:ins w:id="871" w:author="Paul Hamer" w:date="2022-04-20T09:56:00Z">
        <w:r w:rsidR="002F5BA0">
          <w:rPr>
            <w:lang w:val="en-NZ"/>
          </w:rPr>
          <w:t xml:space="preserve">to the tag releases </w:t>
        </w:r>
      </w:ins>
      <w:ins w:id="872" w:author="Paul Hamer" w:date="2022-04-20T09:32:00Z">
        <w:r w:rsidR="00897288">
          <w:rPr>
            <w:lang w:val="en-NZ"/>
          </w:rPr>
          <w:t>are conducted by length bins of relea</w:t>
        </w:r>
      </w:ins>
      <w:ins w:id="873" w:author="Paul Hamer" w:date="2022-04-20T09:33:00Z">
        <w:r w:rsidR="00897288">
          <w:rPr>
            <w:lang w:val="en-NZ"/>
          </w:rPr>
          <w:t xml:space="preserve">ses (2 cm bins for skipjack). </w:t>
        </w:r>
      </w:ins>
    </w:p>
    <w:p w14:paraId="6DFDC1D9" w14:textId="60C55728" w:rsidR="000E3A3A" w:rsidRDefault="00897288" w:rsidP="00402268">
      <w:pPr>
        <w:rPr>
          <w:ins w:id="874" w:author="Paul Hamer" w:date="2022-04-20T09:45:00Z"/>
          <w:lang w:val="en-NZ"/>
        </w:rPr>
      </w:pPr>
      <w:ins w:id="875" w:author="Paul Hamer" w:date="2022-04-20T09:33:00Z">
        <w:r>
          <w:rPr>
            <w:lang w:val="en-NZ"/>
          </w:rPr>
          <w:t>Once the usability adjustments are made</w:t>
        </w:r>
      </w:ins>
      <w:ins w:id="876" w:author="Paul Hamer" w:date="2022-04-20T09:34:00Z">
        <w:r>
          <w:rPr>
            <w:lang w:val="en-NZ"/>
          </w:rPr>
          <w:t xml:space="preserve">, further adjustments to </w:t>
        </w:r>
      </w:ins>
      <w:ins w:id="877" w:author="Paul Hamer" w:date="2022-04-20T09:35:00Z">
        <w:r>
          <w:rPr>
            <w:lang w:val="en-NZ"/>
          </w:rPr>
          <w:t xml:space="preserve">tag release numbers </w:t>
        </w:r>
        <w:r w:rsidR="00061C6C">
          <w:rPr>
            <w:lang w:val="en-NZ"/>
          </w:rPr>
          <w:t>are made to account for tagging mortality, tagger effects (i.e.</w:t>
        </w:r>
      </w:ins>
      <w:ins w:id="878" w:author="Paul Hamer" w:date="2022-04-20T09:36:00Z">
        <w:r w:rsidR="00061C6C">
          <w:rPr>
            <w:lang w:val="en-NZ"/>
          </w:rPr>
          <w:t>,</w:t>
        </w:r>
      </w:ins>
      <w:ins w:id="879" w:author="Paul Hamer" w:date="2022-04-20T09:35:00Z">
        <w:r w:rsidR="00061C6C">
          <w:rPr>
            <w:lang w:val="en-NZ"/>
          </w:rPr>
          <w:t xml:space="preserve"> </w:t>
        </w:r>
      </w:ins>
      <w:ins w:id="880" w:author="Paul Hamer" w:date="2022-04-20T09:36:00Z">
        <w:r w:rsidR="00061C6C">
          <w:rPr>
            <w:lang w:val="en-NZ"/>
          </w:rPr>
          <w:t xml:space="preserve">various effects related to the experience of the tagger, tagging station on a vessel, release condition of the fish etc. </w:t>
        </w:r>
      </w:ins>
      <w:ins w:id="881" w:author="Paul Hamer" w:date="2022-04-20T09:37:00Z">
        <w:r w:rsidR="00061C6C">
          <w:rPr>
            <w:lang w:val="en-NZ"/>
          </w:rPr>
          <w:t>that influence the probability of the tagged fish being recaptured)</w:t>
        </w:r>
      </w:ins>
      <w:ins w:id="882" w:author="Paul Hamer" w:date="2022-04-20T09:38:00Z">
        <w:r w:rsidR="00061C6C">
          <w:rPr>
            <w:lang w:val="en-NZ"/>
          </w:rPr>
          <w:t>, and tag shedding rates. Further analys</w:t>
        </w:r>
      </w:ins>
      <w:ins w:id="883" w:author="Paul Hamer" w:date="2022-04-20T09:45:00Z">
        <w:r w:rsidR="00177200">
          <w:rPr>
            <w:lang w:val="en-NZ"/>
          </w:rPr>
          <w:t>e</w:t>
        </w:r>
      </w:ins>
      <w:ins w:id="884" w:author="Paul Hamer" w:date="2022-04-20T09:38:00Z">
        <w:r w:rsidR="00061C6C">
          <w:rPr>
            <w:lang w:val="en-NZ"/>
          </w:rPr>
          <w:t>s</w:t>
        </w:r>
      </w:ins>
      <w:ins w:id="885" w:author="Paul Hamer" w:date="2022-04-20T09:45:00Z">
        <w:r w:rsidR="00177200">
          <w:rPr>
            <w:lang w:val="en-NZ"/>
          </w:rPr>
          <w:t xml:space="preserve"> or assumptions</w:t>
        </w:r>
      </w:ins>
      <w:ins w:id="886" w:author="Paul Hamer" w:date="2022-04-20T09:38:00Z">
        <w:r w:rsidR="00061C6C">
          <w:rPr>
            <w:lang w:val="en-NZ"/>
          </w:rPr>
          <w:t xml:space="preserve"> </w:t>
        </w:r>
      </w:ins>
      <w:ins w:id="887" w:author="Paul Hamer" w:date="2022-04-20T09:57:00Z">
        <w:r w:rsidR="002F5BA0">
          <w:rPr>
            <w:lang w:val="en-NZ"/>
          </w:rPr>
          <w:t xml:space="preserve">from literature </w:t>
        </w:r>
      </w:ins>
      <w:ins w:id="888" w:author="Paul Hamer" w:date="2022-04-20T09:38:00Z">
        <w:r w:rsidR="00061C6C">
          <w:rPr>
            <w:lang w:val="en-NZ"/>
          </w:rPr>
          <w:t>are required to inform these la</w:t>
        </w:r>
      </w:ins>
      <w:ins w:id="889" w:author="Paul Hamer" w:date="2022-04-20T09:45:00Z">
        <w:r w:rsidR="00177200">
          <w:rPr>
            <w:lang w:val="en-NZ"/>
          </w:rPr>
          <w:t>t</w:t>
        </w:r>
      </w:ins>
      <w:ins w:id="890" w:author="Paul Hamer" w:date="2022-04-20T09:38:00Z">
        <w:r w:rsidR="00061C6C">
          <w:rPr>
            <w:lang w:val="en-NZ"/>
          </w:rPr>
          <w:t>ter adjustments</w:t>
        </w:r>
      </w:ins>
      <w:ins w:id="891" w:author="Paul Hamer" w:date="2022-04-20T09:39:00Z">
        <w:r w:rsidR="00061C6C">
          <w:rPr>
            <w:lang w:val="en-NZ"/>
          </w:rPr>
          <w:t>. The</w:t>
        </w:r>
      </w:ins>
      <w:ins w:id="892" w:author="Paul Hamer" w:date="2022-04-20T09:40:00Z">
        <w:r w:rsidR="00061C6C">
          <w:rPr>
            <w:lang w:val="en-NZ"/>
          </w:rPr>
          <w:t xml:space="preserve"> analysis used for</w:t>
        </w:r>
        <w:r w:rsidR="006D0E84">
          <w:rPr>
            <w:lang w:val="en-NZ"/>
          </w:rPr>
          <w:t xml:space="preserve"> informing</w:t>
        </w:r>
      </w:ins>
      <w:ins w:id="893" w:author="Paul Hamer" w:date="2022-04-20T09:39:00Z">
        <w:r w:rsidR="00061C6C">
          <w:rPr>
            <w:lang w:val="en-NZ"/>
          </w:rPr>
          <w:t xml:space="preserve"> tagger effects adjustment is discussed </w:t>
        </w:r>
      </w:ins>
      <w:ins w:id="894" w:author="Paul Hamer" w:date="2022-04-20T09:40:00Z">
        <w:r w:rsidR="00061C6C">
          <w:rPr>
            <w:lang w:val="en-NZ"/>
          </w:rPr>
          <w:t>in more detail below.</w:t>
        </w:r>
      </w:ins>
      <w:ins w:id="895" w:author="Paul Hamer" w:date="2022-04-20T09:38:00Z">
        <w:r w:rsidR="00061C6C">
          <w:rPr>
            <w:lang w:val="en-NZ"/>
          </w:rPr>
          <w:t xml:space="preserve"> </w:t>
        </w:r>
      </w:ins>
      <w:ins w:id="896" w:author="Paul Hamer" w:date="2022-04-20T09:36:00Z">
        <w:r w:rsidR="00061C6C">
          <w:rPr>
            <w:lang w:val="en-NZ"/>
          </w:rPr>
          <w:t xml:space="preserve"> </w:t>
        </w:r>
      </w:ins>
    </w:p>
    <w:p w14:paraId="739BFEB2" w14:textId="2B64CE38" w:rsidR="00402268" w:rsidRDefault="00402268" w:rsidP="00144420">
      <w:pPr>
        <w:rPr>
          <w:ins w:id="897" w:author="Paul Hamer" w:date="2022-04-20T11:13:00Z"/>
          <w:lang w:val="en-NZ"/>
        </w:rPr>
      </w:pPr>
      <w:ins w:id="898" w:author="Paul Hamer" w:date="2022-04-20T09:45:00Z">
        <w:r>
          <w:rPr>
            <w:lang w:val="en-NZ"/>
          </w:rPr>
          <w:t>In the previous skipjack assessment</w:t>
        </w:r>
      </w:ins>
      <w:ins w:id="899" w:author="Paul Hamer" w:date="2022-04-20T10:01:00Z">
        <w:r w:rsidR="00EF0EE2">
          <w:rPr>
            <w:lang w:val="en-NZ"/>
          </w:rPr>
          <w:t>,</w:t>
        </w:r>
      </w:ins>
      <w:ins w:id="900" w:author="Paul Hamer" w:date="2022-04-20T09:45:00Z">
        <w:r>
          <w:rPr>
            <w:lang w:val="en-NZ"/>
          </w:rPr>
          <w:t xml:space="preserve"> a </w:t>
        </w:r>
      </w:ins>
      <w:ins w:id="901" w:author="Paul Hamer" w:date="2022-04-20T09:46:00Z">
        <w:r>
          <w:rPr>
            <w:lang w:val="en-NZ"/>
          </w:rPr>
          <w:t>base tagging mortality rate of 0.07 was applied</w:t>
        </w:r>
      </w:ins>
      <w:ins w:id="902" w:author="Paul Hamer" w:date="2022-04-20T10:50:00Z">
        <w:r w:rsidR="00875E8E">
          <w:rPr>
            <w:lang w:val="en-NZ"/>
          </w:rPr>
          <w:t xml:space="preserve">. This value originates from </w:t>
        </w:r>
      </w:ins>
      <w:ins w:id="903" w:author="Paul Hamer" w:date="2022-04-20T11:04:00Z">
        <w:r w:rsidR="00F81BF8">
          <w:rPr>
            <w:lang w:val="en-NZ"/>
          </w:rPr>
          <w:t xml:space="preserve">the </w:t>
        </w:r>
      </w:ins>
      <w:ins w:id="904" w:author="Paul Hamer" w:date="2022-04-20T11:01:00Z">
        <w:r w:rsidR="00F81BF8">
          <w:rPr>
            <w:lang w:val="en-NZ"/>
          </w:rPr>
          <w:t>paper by</w:t>
        </w:r>
      </w:ins>
      <w:ins w:id="905" w:author="Paul Hamer" w:date="2022-04-20T11:04:00Z">
        <w:r w:rsidR="00F81BF8">
          <w:rPr>
            <w:lang w:val="en-NZ"/>
          </w:rPr>
          <w:t xml:space="preserve"> </w:t>
        </w:r>
        <w:r w:rsidR="00F81BF8">
          <w:rPr>
            <w:lang w:val="en-NZ"/>
          </w:rPr>
          <w:fldChar w:fldCharType="begin"/>
        </w:r>
        <w:r w:rsidR="00F81BF8">
          <w:rPr>
            <w:lang w:val="en-NZ"/>
          </w:rPr>
          <w:instrText xml:space="preserve"> HYPERLINK "https://meetings.wcpfc.int/node/7357" </w:instrText>
        </w:r>
        <w:r w:rsidR="00F81BF8">
          <w:rPr>
            <w:lang w:val="en-NZ"/>
          </w:rPr>
        </w:r>
        <w:r w:rsidR="00F81BF8">
          <w:rPr>
            <w:lang w:val="en-NZ"/>
          </w:rPr>
          <w:fldChar w:fldCharType="separate"/>
        </w:r>
        <w:r w:rsidR="00F81BF8" w:rsidRPr="00F81BF8">
          <w:rPr>
            <w:rStyle w:val="Hyperlink"/>
            <w:lang w:val="en-NZ"/>
          </w:rPr>
          <w:t>Hoyle 2011</w:t>
        </w:r>
        <w:r w:rsidR="00F81BF8">
          <w:rPr>
            <w:lang w:val="en-NZ"/>
          </w:rPr>
          <w:fldChar w:fldCharType="end"/>
        </w:r>
      </w:ins>
      <w:ins w:id="906" w:author="Paul Hamer" w:date="2022-04-20T11:07:00Z">
        <w:r w:rsidR="001D1E50">
          <w:rPr>
            <w:lang w:val="en-NZ"/>
          </w:rPr>
          <w:t xml:space="preserve">. </w:t>
        </w:r>
      </w:ins>
      <w:ins w:id="907" w:author="Paul Hamer" w:date="2022-04-20T11:12:00Z">
        <w:r w:rsidR="004F0683">
          <w:rPr>
            <w:lang w:val="en-NZ"/>
          </w:rPr>
          <w:t>T</w:t>
        </w:r>
      </w:ins>
      <w:ins w:id="908" w:author="Paul Hamer" w:date="2022-04-20T11:05:00Z">
        <w:r w:rsidR="00F81BF8">
          <w:rPr>
            <w:lang w:val="en-NZ"/>
          </w:rPr>
          <w:t xml:space="preserve">here is a need for further research </w:t>
        </w:r>
      </w:ins>
      <w:ins w:id="909" w:author="Paul Hamer" w:date="2022-04-20T11:07:00Z">
        <w:r w:rsidR="001D1E50">
          <w:rPr>
            <w:lang w:val="en-NZ"/>
          </w:rPr>
          <w:t xml:space="preserve">to </w:t>
        </w:r>
      </w:ins>
      <w:ins w:id="910" w:author="Paul Hamer" w:date="2022-04-20T11:05:00Z">
        <w:r w:rsidR="00F81BF8">
          <w:rPr>
            <w:lang w:val="en-NZ"/>
          </w:rPr>
          <w:t xml:space="preserve">better understand the </w:t>
        </w:r>
      </w:ins>
      <w:ins w:id="911" w:author="Paul Hamer" w:date="2022-04-20T11:07:00Z">
        <w:r w:rsidR="001D1E50">
          <w:rPr>
            <w:lang w:val="en-NZ"/>
          </w:rPr>
          <w:t>tag-related mortality</w:t>
        </w:r>
      </w:ins>
      <w:ins w:id="912" w:author="Paul Hamer" w:date="2022-04-20T11:08:00Z">
        <w:r w:rsidR="001D1E50">
          <w:rPr>
            <w:lang w:val="en-NZ"/>
          </w:rPr>
          <w:t xml:space="preserve"> rate. Th</w:t>
        </w:r>
      </w:ins>
      <w:ins w:id="913" w:author="Paul Hamer" w:date="2022-04-20T11:12:00Z">
        <w:r w:rsidR="004F0683">
          <w:rPr>
            <w:lang w:val="en-NZ"/>
          </w:rPr>
          <w:t>e</w:t>
        </w:r>
      </w:ins>
      <w:ins w:id="914" w:author="Paul Hamer" w:date="2022-04-20T11:08:00Z">
        <w:r w:rsidR="001D1E50">
          <w:rPr>
            <w:lang w:val="en-NZ"/>
          </w:rPr>
          <w:t xml:space="preserve"> </w:t>
        </w:r>
      </w:ins>
      <w:ins w:id="915" w:author="Paul Hamer" w:date="2022-04-20T11:09:00Z">
        <w:r w:rsidR="001D1E50">
          <w:rPr>
            <w:lang w:val="en-NZ"/>
          </w:rPr>
          <w:t>0.07 tag-related mortality rate is assumed as applying to expert taggers</w:t>
        </w:r>
      </w:ins>
      <w:ins w:id="916" w:author="Paul Hamer" w:date="2022-04-20T11:10:00Z">
        <w:r w:rsidR="001D1E50">
          <w:rPr>
            <w:lang w:val="en-NZ"/>
          </w:rPr>
          <w:t xml:space="preserve">, and the value is adjusted to account for tagger effects (i.e., some taggers/tagging events induce higher </w:t>
        </w:r>
      </w:ins>
      <w:ins w:id="917" w:author="Paul Hamer" w:date="2022-04-20T11:11:00Z">
        <w:r w:rsidR="001D1E50">
          <w:rPr>
            <w:lang w:val="en-NZ"/>
          </w:rPr>
          <w:t>tag-related mortality than others</w:t>
        </w:r>
      </w:ins>
      <w:ins w:id="918" w:author="Paul Hamer" w:date="2022-04-20T11:13:00Z">
        <w:r w:rsidR="004F0683">
          <w:rPr>
            <w:lang w:val="en-NZ"/>
          </w:rPr>
          <w:t>, discussed below).</w:t>
        </w:r>
      </w:ins>
    </w:p>
    <w:p w14:paraId="55480499" w14:textId="07BB83A2" w:rsidR="004F0683" w:rsidRDefault="004F0683" w:rsidP="00D654CA">
      <w:pPr>
        <w:rPr>
          <w:ins w:id="919" w:author="Paul Hamer" w:date="2022-04-07T16:45:00Z"/>
          <w:lang w:val="en-NZ"/>
        </w:rPr>
      </w:pPr>
      <w:ins w:id="920" w:author="Paul Hamer" w:date="2022-04-20T11:13:00Z">
        <w:r>
          <w:rPr>
            <w:lang w:val="en-NZ"/>
          </w:rPr>
          <w:t xml:space="preserve">Tag shedding rates are </w:t>
        </w:r>
      </w:ins>
    </w:p>
    <w:p w14:paraId="6AC7D65D" w14:textId="0F779258" w:rsidR="000E3A3A" w:rsidRDefault="000E3A3A" w:rsidP="00E25388">
      <w:pPr>
        <w:rPr>
          <w:ins w:id="921" w:author="Paul Hamer" w:date="2022-04-07T16:45:00Z"/>
          <w:lang w:val="en-NZ"/>
        </w:rPr>
      </w:pPr>
    </w:p>
    <w:p w14:paraId="7935E473" w14:textId="238A0F9B" w:rsidR="000E3A3A" w:rsidRDefault="000E3A3A" w:rsidP="00E25388">
      <w:pPr>
        <w:rPr>
          <w:ins w:id="922" w:author="Paul Hamer" w:date="2022-04-07T16:45:00Z"/>
          <w:lang w:val="en-NZ"/>
        </w:rPr>
      </w:pPr>
    </w:p>
    <w:p w14:paraId="028582A8" w14:textId="56F2163C" w:rsidR="000E3A3A" w:rsidRDefault="000E3A3A" w:rsidP="00E25388">
      <w:pPr>
        <w:rPr>
          <w:ins w:id="923" w:author="Paul Hamer" w:date="2022-04-07T16:45:00Z"/>
          <w:lang w:val="en-NZ"/>
        </w:rPr>
      </w:pPr>
    </w:p>
    <w:p w14:paraId="204BE646" w14:textId="1ACDDA2F" w:rsidR="000E3A3A" w:rsidRDefault="000E3A3A" w:rsidP="00E25388">
      <w:pPr>
        <w:rPr>
          <w:ins w:id="924" w:author="Paul Hamer" w:date="2022-04-07T16:45:00Z"/>
          <w:lang w:val="en-NZ"/>
        </w:rPr>
      </w:pPr>
    </w:p>
    <w:p w14:paraId="6637ECE0" w14:textId="0A87493C" w:rsidR="000E3A3A" w:rsidRDefault="000E3A3A" w:rsidP="00E25388">
      <w:pPr>
        <w:rPr>
          <w:ins w:id="925" w:author="Paul Hamer" w:date="2022-04-07T16:45:00Z"/>
          <w:lang w:val="en-NZ"/>
        </w:rPr>
      </w:pPr>
    </w:p>
    <w:p w14:paraId="03113FF1" w14:textId="47CEBC6B" w:rsidR="000E3A3A" w:rsidRDefault="000E3A3A" w:rsidP="00E25388">
      <w:pPr>
        <w:rPr>
          <w:ins w:id="926" w:author="Paul Hamer" w:date="2022-04-07T16:45:00Z"/>
          <w:lang w:val="en-NZ"/>
        </w:rPr>
      </w:pPr>
    </w:p>
    <w:p w14:paraId="611F33BB" w14:textId="05107C22" w:rsidR="000E3A3A" w:rsidRDefault="000E3A3A" w:rsidP="00E25388">
      <w:pPr>
        <w:rPr>
          <w:ins w:id="927" w:author="Paul Hamer" w:date="2022-04-07T16:45:00Z"/>
          <w:lang w:val="en-NZ"/>
        </w:rPr>
      </w:pPr>
    </w:p>
    <w:p w14:paraId="6476C6BE" w14:textId="3BB34F2D" w:rsidR="000E3A3A" w:rsidRDefault="000E3A3A" w:rsidP="00E25388">
      <w:pPr>
        <w:rPr>
          <w:ins w:id="928" w:author="Paul Hamer" w:date="2022-04-07T16:45:00Z"/>
          <w:lang w:val="en-NZ"/>
        </w:rPr>
      </w:pPr>
    </w:p>
    <w:p w14:paraId="68F13741" w14:textId="08E1A484" w:rsidR="000E3A3A" w:rsidRDefault="000E3A3A" w:rsidP="00E25388">
      <w:pPr>
        <w:rPr>
          <w:ins w:id="929" w:author="Paul Hamer" w:date="2022-04-07T16:45:00Z"/>
          <w:lang w:val="en-NZ"/>
        </w:rPr>
      </w:pPr>
    </w:p>
    <w:p w14:paraId="5370FEA5" w14:textId="30E5DD9A" w:rsidR="000E3A3A" w:rsidRDefault="000E3A3A" w:rsidP="00E25388">
      <w:pPr>
        <w:rPr>
          <w:ins w:id="930" w:author="Paul Hamer" w:date="2022-04-07T16:45:00Z"/>
          <w:lang w:val="en-NZ"/>
        </w:rPr>
      </w:pPr>
    </w:p>
    <w:p w14:paraId="7D7338BB" w14:textId="48544B54" w:rsidR="000E3A3A" w:rsidRDefault="000E3A3A" w:rsidP="00E25388">
      <w:pPr>
        <w:rPr>
          <w:ins w:id="931" w:author="Paul Hamer" w:date="2022-04-07T16:45:00Z"/>
          <w:lang w:val="en-NZ"/>
        </w:rPr>
      </w:pPr>
    </w:p>
    <w:p w14:paraId="64DAB6D8" w14:textId="35A57ACC" w:rsidR="000E3A3A" w:rsidRDefault="000E3A3A" w:rsidP="00E25388">
      <w:pPr>
        <w:rPr>
          <w:ins w:id="932" w:author="Paul Hamer" w:date="2022-04-07T16:45:00Z"/>
          <w:lang w:val="en-NZ"/>
        </w:rPr>
      </w:pPr>
    </w:p>
    <w:p w14:paraId="2864C764" w14:textId="3D4214A8" w:rsidR="000E3A3A" w:rsidRDefault="000E3A3A" w:rsidP="00E25388">
      <w:pPr>
        <w:rPr>
          <w:ins w:id="933" w:author="Paul Hamer" w:date="2022-04-07T16:45:00Z"/>
          <w:lang w:val="en-NZ"/>
        </w:rPr>
      </w:pPr>
    </w:p>
    <w:p w14:paraId="2B1F35E4" w14:textId="676342E5" w:rsidR="000E3A3A" w:rsidRDefault="000E3A3A" w:rsidP="00E25388">
      <w:pPr>
        <w:rPr>
          <w:ins w:id="934" w:author="Paul Hamer" w:date="2022-04-07T16:45:00Z"/>
          <w:lang w:val="en-NZ"/>
        </w:rPr>
      </w:pPr>
    </w:p>
    <w:p w14:paraId="660A2793" w14:textId="2E9D312F" w:rsidR="000E3A3A" w:rsidRDefault="000E3A3A" w:rsidP="00E25388">
      <w:pPr>
        <w:rPr>
          <w:ins w:id="935" w:author="Paul Hamer" w:date="2022-04-07T16:45:00Z"/>
          <w:lang w:val="en-NZ"/>
        </w:rPr>
      </w:pPr>
    </w:p>
    <w:p w14:paraId="5F749870" w14:textId="1708DBA7" w:rsidR="000E3A3A" w:rsidRDefault="000E3A3A" w:rsidP="00E25388">
      <w:pPr>
        <w:rPr>
          <w:ins w:id="936" w:author="Paul Hamer" w:date="2022-04-07T16:45:00Z"/>
          <w:lang w:val="en-NZ"/>
        </w:rPr>
      </w:pPr>
    </w:p>
    <w:p w14:paraId="49DF5CC6" w14:textId="18F7003C" w:rsidR="000E3A3A" w:rsidRDefault="000E3A3A" w:rsidP="00E25388">
      <w:pPr>
        <w:rPr>
          <w:ins w:id="937" w:author="Paul Hamer" w:date="2022-04-07T16:45:00Z"/>
          <w:lang w:val="en-NZ"/>
        </w:rPr>
      </w:pPr>
    </w:p>
    <w:p w14:paraId="56D0AB47" w14:textId="1E47A673" w:rsidR="000E3A3A" w:rsidRDefault="000E3A3A" w:rsidP="00E25388">
      <w:pPr>
        <w:rPr>
          <w:ins w:id="938" w:author="Paul Hamer" w:date="2022-04-07T16:45:00Z"/>
          <w:lang w:val="en-NZ"/>
        </w:rPr>
      </w:pPr>
    </w:p>
    <w:p w14:paraId="3DC95395" w14:textId="6F9851BE" w:rsidR="000E3A3A" w:rsidRDefault="000E3A3A" w:rsidP="00E25388">
      <w:pPr>
        <w:rPr>
          <w:ins w:id="939" w:author="Paul Hamer" w:date="2022-04-07T16:45:00Z"/>
          <w:lang w:val="en-NZ"/>
        </w:rPr>
      </w:pPr>
    </w:p>
    <w:p w14:paraId="4184E554" w14:textId="225E925F" w:rsidR="000E3A3A" w:rsidRDefault="000E3A3A" w:rsidP="00E25388">
      <w:pPr>
        <w:rPr>
          <w:ins w:id="940" w:author="Paul Hamer" w:date="2022-04-07T16:45:00Z"/>
          <w:lang w:val="en-NZ"/>
        </w:rPr>
      </w:pPr>
    </w:p>
    <w:p w14:paraId="21220B99" w14:textId="3223B231" w:rsidR="000E3A3A" w:rsidRDefault="000E3A3A" w:rsidP="00E25388">
      <w:pPr>
        <w:rPr>
          <w:ins w:id="941" w:author="Paul Hamer" w:date="2022-04-07T16:45:00Z"/>
          <w:lang w:val="en-NZ"/>
        </w:rPr>
      </w:pPr>
    </w:p>
    <w:p w14:paraId="1E77D1D4" w14:textId="75B96530" w:rsidR="000E3A3A" w:rsidRDefault="000E3A3A" w:rsidP="00E25388">
      <w:pPr>
        <w:rPr>
          <w:ins w:id="942" w:author="Paul Hamer" w:date="2022-04-07T16:45:00Z"/>
          <w:lang w:val="en-NZ"/>
        </w:rPr>
      </w:pPr>
    </w:p>
    <w:p w14:paraId="646BE4F6" w14:textId="1A3B9B65" w:rsidR="000E3A3A" w:rsidRDefault="000E3A3A" w:rsidP="00E25388">
      <w:pPr>
        <w:rPr>
          <w:ins w:id="943" w:author="Paul Hamer" w:date="2022-04-07T16:45:00Z"/>
          <w:lang w:val="en-NZ"/>
        </w:rPr>
      </w:pPr>
    </w:p>
    <w:p w14:paraId="7BC525FD" w14:textId="554F52DF" w:rsidR="000E3A3A" w:rsidRDefault="000E3A3A" w:rsidP="00E25388">
      <w:pPr>
        <w:rPr>
          <w:ins w:id="944" w:author="Paul Hamer" w:date="2022-04-07T16:45:00Z"/>
          <w:lang w:val="en-NZ"/>
        </w:rPr>
      </w:pPr>
    </w:p>
    <w:p w14:paraId="5F2B0782" w14:textId="10CBDF8B" w:rsidR="000E3A3A" w:rsidRDefault="000E3A3A" w:rsidP="00E25388">
      <w:pPr>
        <w:rPr>
          <w:ins w:id="945" w:author="Paul Hamer" w:date="2022-04-07T16:45:00Z"/>
          <w:lang w:val="en-NZ"/>
        </w:rPr>
      </w:pPr>
    </w:p>
    <w:p w14:paraId="784B9EC0" w14:textId="081621FE" w:rsidR="000E3A3A" w:rsidRDefault="000E3A3A" w:rsidP="00E25388">
      <w:pPr>
        <w:rPr>
          <w:ins w:id="946" w:author="Paul Hamer" w:date="2022-04-07T16:45:00Z"/>
          <w:lang w:val="en-NZ"/>
        </w:rPr>
      </w:pPr>
    </w:p>
    <w:p w14:paraId="5422B2A9" w14:textId="522CEFBC" w:rsidR="000E3A3A" w:rsidRDefault="000E3A3A" w:rsidP="00E25388">
      <w:pPr>
        <w:rPr>
          <w:ins w:id="947" w:author="Paul Hamer" w:date="2022-04-07T16:45:00Z"/>
          <w:lang w:val="en-NZ"/>
        </w:rPr>
      </w:pPr>
    </w:p>
    <w:p w14:paraId="20F5E02E" w14:textId="77777777" w:rsidR="000E3A3A" w:rsidRDefault="000E3A3A" w:rsidP="00E25388">
      <w:pPr>
        <w:rPr>
          <w:ins w:id="948" w:author="Paul Hamer" w:date="2022-04-07T15:04:00Z"/>
          <w:lang w:val="en-NZ"/>
        </w:rPr>
      </w:pPr>
    </w:p>
    <w:p w14:paraId="2F24B423" w14:textId="2E1F6C25" w:rsidR="00E25388" w:rsidRDefault="00E25388" w:rsidP="00E25388">
      <w:pPr>
        <w:rPr>
          <w:ins w:id="949" w:author="Paul Hamer" w:date="2022-04-07T15:04:00Z"/>
          <w:lang w:val="en-NZ"/>
        </w:rPr>
      </w:pPr>
    </w:p>
    <w:p w14:paraId="0684A195" w14:textId="29379850" w:rsidR="00E25388" w:rsidRDefault="00E25388" w:rsidP="00E25388">
      <w:pPr>
        <w:rPr>
          <w:ins w:id="950" w:author="Paul Hamer" w:date="2022-04-07T15:04:00Z"/>
          <w:lang w:val="en-NZ"/>
        </w:rPr>
      </w:pPr>
    </w:p>
    <w:p w14:paraId="54DAFDF7" w14:textId="704DE2D1" w:rsidR="00E25388" w:rsidRDefault="00E25388" w:rsidP="00E25388">
      <w:pPr>
        <w:rPr>
          <w:ins w:id="951" w:author="Paul Hamer" w:date="2022-04-07T15:04:00Z"/>
          <w:lang w:val="en-NZ"/>
        </w:rPr>
      </w:pPr>
    </w:p>
    <w:p w14:paraId="77034FF4" w14:textId="77777777" w:rsidR="00E25388" w:rsidRPr="009D6D83" w:rsidRDefault="00E25388">
      <w:pPr>
        <w:rPr>
          <w:ins w:id="952" w:author="Paul Hamer" w:date="2022-04-07T15:04:00Z"/>
          <w:lang w:val="en-NZ"/>
        </w:rPr>
        <w:pPrChange w:id="953" w:author="Paul Hamer" w:date="2022-04-07T15:04:00Z">
          <w:pPr>
            <w:pStyle w:val="Heading3"/>
          </w:pPr>
        </w:pPrChange>
      </w:pPr>
    </w:p>
    <w:p w14:paraId="61289FCB" w14:textId="0780299B" w:rsidR="000C4121" w:rsidRDefault="000C4121" w:rsidP="000C4121">
      <w:pPr>
        <w:rPr>
          <w:lang w:val="en-NZ"/>
        </w:rPr>
      </w:pPr>
      <w:r>
        <w:rPr>
          <w:lang w:val="en-NZ"/>
        </w:rPr>
        <w:t xml:space="preserve">The assessment of southwest Pacific swordfish will be conducted with the </w:t>
      </w:r>
      <w:r w:rsidR="00B27047">
        <w:rPr>
          <w:lang w:val="en-NZ"/>
        </w:rPr>
        <w:t xml:space="preserve">most recent </w:t>
      </w:r>
      <w:r>
        <w:rPr>
          <w:lang w:val="en-NZ"/>
        </w:rPr>
        <w:t>MFCL version 2.0.8.0. The overview presentation from the lead assessment scientist</w:t>
      </w:r>
      <w:r w:rsidR="00B27047">
        <w:rPr>
          <w:lang w:val="en-NZ"/>
        </w:rPr>
        <w:t xml:space="preserve">, </w:t>
      </w:r>
      <w:r>
        <w:rPr>
          <w:lang w:val="en-NZ"/>
        </w:rPr>
        <w:t>Nicholas Ducharme-Barth – SPC</w:t>
      </w:r>
      <w:r w:rsidR="00B27047">
        <w:rPr>
          <w:lang w:val="en-NZ"/>
        </w:rPr>
        <w:t>,</w:t>
      </w:r>
      <w:r>
        <w:rPr>
          <w:lang w:val="en-NZ"/>
        </w:rPr>
        <w:t xml:space="preserve"> began with a review of the previous assessment conducted in 2017 </w:t>
      </w:r>
      <w:hyperlink r:id="rId13" w:history="1">
        <w:r w:rsidRPr="00F21352">
          <w:rPr>
            <w:rStyle w:val="Hyperlink"/>
            <w:lang w:val="en-NZ"/>
          </w:rPr>
          <w:t>(Takeuchi et al. 2017)</w:t>
        </w:r>
      </w:hyperlink>
      <w:r>
        <w:rPr>
          <w:lang w:val="en-NZ"/>
        </w:rPr>
        <w:t>. The spatial and fishery structures used and the uncertainty grid of 72 models w</w:t>
      </w:r>
      <w:r w:rsidR="00B27047">
        <w:rPr>
          <w:lang w:val="en-NZ"/>
        </w:rPr>
        <w:t>ere</w:t>
      </w:r>
      <w:r>
        <w:rPr>
          <w:lang w:val="en-NZ"/>
        </w:rPr>
        <w:t xml:space="preserve"> summarised as well as the results for the key management quantities. The result of the 2017 assessment showed </w:t>
      </w:r>
      <w:r w:rsidR="00B27047">
        <w:rPr>
          <w:lang w:val="en-NZ"/>
        </w:rPr>
        <w:t>that the</w:t>
      </w:r>
      <w:r>
        <w:rPr>
          <w:lang w:val="en-NZ"/>
        </w:rPr>
        <w:t xml:space="preserve"> stock had declined steeply since 2000, and</w:t>
      </w:r>
      <w:r w:rsidR="009C18A0">
        <w:rPr>
          <w:lang w:val="en-NZ"/>
        </w:rPr>
        <w:t>,</w:t>
      </w:r>
      <w:r>
        <w:rPr>
          <w:lang w:val="en-NZ"/>
        </w:rPr>
        <w:t xml:space="preserve"> for numerous models in the uncertainty grid, overfishing was suggested to be occurring.</w:t>
      </w:r>
    </w:p>
    <w:p w14:paraId="6E8708BC" w14:textId="56D64147" w:rsidR="000C4121" w:rsidRDefault="00B27047" w:rsidP="000C4121">
      <w:pPr>
        <w:rPr>
          <w:lang w:val="en-NZ"/>
        </w:rPr>
      </w:pPr>
      <w:r>
        <w:rPr>
          <w:lang w:val="en-NZ"/>
        </w:rPr>
        <w:t>A</w:t>
      </w:r>
      <w:r w:rsidR="000C4121">
        <w:rPr>
          <w:lang w:val="en-NZ"/>
        </w:rPr>
        <w:t xml:space="preserve"> number of recommendations were made from the 2017 assessment, some of these related to, or depended on, improvements in data collections, including more sex specific data, and more detailed operational data on longline setting practices etc.</w:t>
      </w:r>
      <w:r>
        <w:rPr>
          <w:lang w:val="en-NZ"/>
        </w:rPr>
        <w:t>.</w:t>
      </w:r>
      <w:r w:rsidR="000C4121">
        <w:rPr>
          <w:lang w:val="en-NZ"/>
        </w:rPr>
        <w:t xml:space="preserve"> Improvements to data collection have</w:t>
      </w:r>
      <w:r>
        <w:rPr>
          <w:lang w:val="en-NZ"/>
        </w:rPr>
        <w:t>, however,</w:t>
      </w:r>
      <w:r w:rsidR="000C4121">
        <w:rPr>
          <w:lang w:val="en-NZ"/>
        </w:rPr>
        <w:t xml:space="preserve"> not occurred to any great extent since the last assessment, </w:t>
      </w:r>
      <w:r w:rsidR="009C18A0">
        <w:rPr>
          <w:lang w:val="en-NZ"/>
        </w:rPr>
        <w:t>although</w:t>
      </w:r>
      <w:r w:rsidR="000C4121">
        <w:rPr>
          <w:lang w:val="en-NZ"/>
        </w:rPr>
        <w:t xml:space="preserve">, </w:t>
      </w:r>
      <w:r>
        <w:rPr>
          <w:lang w:val="en-NZ"/>
        </w:rPr>
        <w:t>some</w:t>
      </w:r>
      <w:r w:rsidR="000C4121">
        <w:rPr>
          <w:lang w:val="en-NZ"/>
        </w:rPr>
        <w:t xml:space="preserve"> key recommendations will be followed up for the 2021 assessment including:</w:t>
      </w:r>
    </w:p>
    <w:p w14:paraId="4D66F3E8" w14:textId="77777777" w:rsidR="000C4121" w:rsidRPr="004C055E" w:rsidRDefault="000C4121" w:rsidP="00616D80">
      <w:pPr>
        <w:pStyle w:val="ListParagraph"/>
        <w:numPr>
          <w:ilvl w:val="0"/>
          <w:numId w:val="9"/>
        </w:numPr>
        <w:rPr>
          <w:lang w:val="en-NZ"/>
        </w:rPr>
      </w:pPr>
      <w:r>
        <w:rPr>
          <w:lang w:val="en-NZ"/>
        </w:rPr>
        <w:t xml:space="preserve">further exploration of a multi-sex approach </w:t>
      </w:r>
    </w:p>
    <w:p w14:paraId="01A7DC6F" w14:textId="77777777" w:rsidR="000C4121" w:rsidRDefault="000C4121" w:rsidP="00616D80">
      <w:pPr>
        <w:pStyle w:val="ListParagraph"/>
        <w:numPr>
          <w:ilvl w:val="0"/>
          <w:numId w:val="9"/>
        </w:numPr>
        <w:rPr>
          <w:lang w:val="en-NZ"/>
        </w:rPr>
      </w:pPr>
      <w:r w:rsidRPr="003B76F0">
        <w:rPr>
          <w:lang w:val="en-NZ"/>
        </w:rPr>
        <w:t>improv</w:t>
      </w:r>
      <w:r>
        <w:rPr>
          <w:lang w:val="en-NZ"/>
        </w:rPr>
        <w:t xml:space="preserve">ing </w:t>
      </w:r>
      <w:r w:rsidRPr="003B76F0">
        <w:rPr>
          <w:lang w:val="en-NZ"/>
        </w:rPr>
        <w:t xml:space="preserve">CPUE </w:t>
      </w:r>
      <w:r>
        <w:rPr>
          <w:lang w:val="en-NZ"/>
        </w:rPr>
        <w:t xml:space="preserve">standardisations </w:t>
      </w:r>
    </w:p>
    <w:p w14:paraId="1FC036F0" w14:textId="2E755FA6" w:rsidR="000C4121" w:rsidRPr="004C055E" w:rsidRDefault="000C4121" w:rsidP="00616D80">
      <w:pPr>
        <w:pStyle w:val="ListParagraph"/>
        <w:numPr>
          <w:ilvl w:val="0"/>
          <w:numId w:val="9"/>
        </w:numPr>
        <w:rPr>
          <w:lang w:val="en-NZ"/>
        </w:rPr>
      </w:pPr>
      <w:r>
        <w:rPr>
          <w:lang w:val="en-NZ"/>
        </w:rPr>
        <w:t>considering the</w:t>
      </w:r>
      <w:r w:rsidRPr="004C055E">
        <w:rPr>
          <w:lang w:val="en-NZ"/>
        </w:rPr>
        <w:t xml:space="preserve"> area of</w:t>
      </w:r>
      <w:r>
        <w:rPr>
          <w:lang w:val="en-NZ"/>
        </w:rPr>
        <w:t xml:space="preserve"> </w:t>
      </w:r>
      <w:r w:rsidRPr="004C055E">
        <w:rPr>
          <w:lang w:val="en-NZ"/>
        </w:rPr>
        <w:t xml:space="preserve">high catches near/outside </w:t>
      </w:r>
      <w:r>
        <w:rPr>
          <w:lang w:val="en-NZ"/>
        </w:rPr>
        <w:t xml:space="preserve">the </w:t>
      </w:r>
      <w:r w:rsidR="00B27047">
        <w:rPr>
          <w:lang w:val="en-NZ"/>
        </w:rPr>
        <w:t>north east</w:t>
      </w:r>
      <w:r>
        <w:rPr>
          <w:lang w:val="en-NZ"/>
        </w:rPr>
        <w:t xml:space="preserve"> </w:t>
      </w:r>
      <w:r w:rsidRPr="004C055E">
        <w:rPr>
          <w:lang w:val="en-NZ"/>
        </w:rPr>
        <w:t xml:space="preserve">corner of </w:t>
      </w:r>
      <w:r w:rsidR="008672EE">
        <w:rPr>
          <w:lang w:val="en-NZ"/>
        </w:rPr>
        <w:t xml:space="preserve">WCPO </w:t>
      </w:r>
      <w:r w:rsidRPr="004C055E">
        <w:rPr>
          <w:lang w:val="en-NZ"/>
        </w:rPr>
        <w:t>assessment region</w:t>
      </w:r>
    </w:p>
    <w:p w14:paraId="2C0859E6" w14:textId="02AE488B" w:rsidR="000C4121" w:rsidRDefault="000C4121" w:rsidP="000C4121">
      <w:pPr>
        <w:rPr>
          <w:lang w:val="en-NZ"/>
        </w:rPr>
      </w:pPr>
      <w:r>
        <w:rPr>
          <w:lang w:val="en-NZ"/>
        </w:rPr>
        <w:t xml:space="preserve">The 2021 assessment proposes to apply the same spatial structure as the 2017 assessment as there are no new information or recommendations to support changing this. The structure will therefore have two regions, and three fishery areas within each region (Fig. 1). The same fishery structure as the previous assessment will be applied with the exception that the Spanish fleet (ES) will be separated out from fishery 5 to become a separate fishery </w:t>
      </w:r>
      <w:r w:rsidR="008672EE">
        <w:rPr>
          <w:lang w:val="en-NZ"/>
        </w:rPr>
        <w:t>due</w:t>
      </w:r>
      <w:r>
        <w:rPr>
          <w:lang w:val="en-NZ"/>
        </w:rPr>
        <w:t xml:space="preserve"> </w:t>
      </w:r>
      <w:r w:rsidR="008672EE">
        <w:rPr>
          <w:lang w:val="en-NZ"/>
        </w:rPr>
        <w:t xml:space="preserve">to </w:t>
      </w:r>
      <w:r>
        <w:rPr>
          <w:lang w:val="en-NZ"/>
        </w:rPr>
        <w:t>their catches being mostly reported in metric tonnes (i.e.</w:t>
      </w:r>
      <w:r w:rsidR="00B27047">
        <w:rPr>
          <w:lang w:val="en-NZ"/>
        </w:rPr>
        <w:t>,</w:t>
      </w:r>
      <w:r>
        <w:rPr>
          <w:lang w:val="en-NZ"/>
        </w:rPr>
        <w:t xml:space="preserve"> lacking the catch in numbers data that other longline fleets report) (Table 1). Furthermore, as the vessels assigned to Vanuatu (VU) are actually distant water vessels fishing under charter (i.e.</w:t>
      </w:r>
      <w:r w:rsidR="00B27047">
        <w:rPr>
          <w:lang w:val="en-NZ"/>
        </w:rPr>
        <w:t>,</w:t>
      </w:r>
      <w:r>
        <w:rPr>
          <w:lang w:val="en-NZ"/>
        </w:rPr>
        <w:t xml:space="preserve"> mostly from Chinese Taipei), for the 2021 assessment</w:t>
      </w:r>
      <w:r w:rsidR="00B27047">
        <w:rPr>
          <w:lang w:val="en-NZ"/>
        </w:rPr>
        <w:t>,</w:t>
      </w:r>
      <w:r>
        <w:rPr>
          <w:lang w:val="en-NZ"/>
        </w:rPr>
        <w:t xml:space="preserve"> they will be removed from fisheries 5, 12 and 13 and included with the more similar distant water fleets, i.e.</w:t>
      </w:r>
      <w:r w:rsidR="00B27047">
        <w:rPr>
          <w:lang w:val="en-NZ"/>
        </w:rPr>
        <w:t>,</w:t>
      </w:r>
      <w:r>
        <w:rPr>
          <w:lang w:val="en-NZ"/>
        </w:rPr>
        <w:t xml:space="preserve"> fisheries 1,</w:t>
      </w:r>
      <w:r w:rsidR="008672EE">
        <w:rPr>
          <w:lang w:val="en-NZ"/>
        </w:rPr>
        <w:t xml:space="preserve"> </w:t>
      </w:r>
      <w:r>
        <w:rPr>
          <w:lang w:val="en-NZ"/>
        </w:rPr>
        <w:t>2 and 6-8 (Table 1).</w:t>
      </w:r>
    </w:p>
    <w:p w14:paraId="576DA12F" w14:textId="77777777" w:rsidR="000C4121" w:rsidRDefault="000C4121" w:rsidP="000C4121">
      <w:pPr>
        <w:jc w:val="center"/>
        <w:rPr>
          <w:lang w:val="en-NZ"/>
        </w:rPr>
      </w:pPr>
      <w:r>
        <w:rPr>
          <w:noProof/>
        </w:rPr>
        <w:drawing>
          <wp:inline distT="0" distB="0" distL="0" distR="0" wp14:anchorId="2385BC63" wp14:editId="5C98E70C">
            <wp:extent cx="5998210" cy="2988853"/>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16"/>
                    <a:stretch/>
                  </pic:blipFill>
                  <pic:spPr bwMode="auto">
                    <a:xfrm>
                      <a:off x="0" y="0"/>
                      <a:ext cx="6146161" cy="3062575"/>
                    </a:xfrm>
                    <a:prstGeom prst="rect">
                      <a:avLst/>
                    </a:prstGeom>
                    <a:ln>
                      <a:noFill/>
                    </a:ln>
                    <a:extLst>
                      <a:ext uri="{53640926-AAD7-44D8-BBD7-CCE9431645EC}">
                        <a14:shadowObscured xmlns:a14="http://schemas.microsoft.com/office/drawing/2010/main"/>
                      </a:ext>
                    </a:extLst>
                  </pic:spPr>
                </pic:pic>
              </a:graphicData>
            </a:graphic>
          </wp:inline>
        </w:drawing>
      </w:r>
    </w:p>
    <w:p w14:paraId="23CD7B5A" w14:textId="77777777" w:rsidR="000C4121" w:rsidRDefault="000C4121" w:rsidP="000C4121">
      <w:pPr>
        <w:rPr>
          <w:lang w:val="en-NZ"/>
        </w:rPr>
      </w:pPr>
      <w:r w:rsidRPr="004608BF">
        <w:rPr>
          <w:b/>
          <w:bCs/>
          <w:lang w:val="en-NZ"/>
        </w:rPr>
        <w:t>Figure 1.</w:t>
      </w:r>
      <w:r>
        <w:rPr>
          <w:b/>
          <w:bCs/>
          <w:lang w:val="en-NZ"/>
        </w:rPr>
        <w:t xml:space="preserve"> </w:t>
      </w:r>
      <w:r w:rsidRPr="004608BF">
        <w:rPr>
          <w:lang w:val="en-NZ"/>
        </w:rPr>
        <w:t>Map showing the regional and fishery area structure for the 2021 southwest Pacific swordfish assessment.</w:t>
      </w:r>
    </w:p>
    <w:p w14:paraId="1D0203D0" w14:textId="77777777" w:rsidR="000C4121" w:rsidRPr="004608BF" w:rsidRDefault="000C4121" w:rsidP="000C4121">
      <w:pPr>
        <w:rPr>
          <w:lang w:val="en-NZ"/>
        </w:rPr>
      </w:pPr>
    </w:p>
    <w:p w14:paraId="71590D6A" w14:textId="77777777" w:rsidR="000C4121" w:rsidRPr="004608BF" w:rsidRDefault="000C4121" w:rsidP="000C4121">
      <w:pPr>
        <w:rPr>
          <w:b/>
          <w:bCs/>
          <w:lang w:val="en-NZ"/>
        </w:rPr>
      </w:pPr>
      <w:r w:rsidRPr="004608BF">
        <w:rPr>
          <w:b/>
          <w:bCs/>
          <w:lang w:val="en-NZ"/>
        </w:rPr>
        <w:t>Table 1.</w:t>
      </w:r>
      <w:r>
        <w:rPr>
          <w:b/>
          <w:bCs/>
          <w:lang w:val="en-NZ"/>
        </w:rPr>
        <w:t xml:space="preserve"> </w:t>
      </w:r>
      <w:r w:rsidRPr="004608BF">
        <w:rPr>
          <w:lang w:val="en-NZ"/>
        </w:rPr>
        <w:t>Fishery structure proposed for the 2021 southwest Pacific swordfish assessment</w:t>
      </w:r>
      <w:r>
        <w:rPr>
          <w:lang w:val="en-NZ"/>
        </w:rPr>
        <w:t>.</w:t>
      </w:r>
    </w:p>
    <w:p w14:paraId="006486F6" w14:textId="77777777" w:rsidR="000C4121" w:rsidRDefault="000C4121" w:rsidP="000C4121">
      <w:pPr>
        <w:rPr>
          <w:lang w:val="en-NZ"/>
        </w:rPr>
      </w:pPr>
      <w:r w:rsidRPr="00311E6C">
        <w:rPr>
          <w:noProof/>
        </w:rPr>
        <w:drawing>
          <wp:inline distT="0" distB="0" distL="0" distR="0" wp14:anchorId="70E4A354" wp14:editId="0E5AC3E8">
            <wp:extent cx="661416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27"/>
                    <a:stretch/>
                  </pic:blipFill>
                  <pic:spPr bwMode="auto">
                    <a:xfrm>
                      <a:off x="0" y="0"/>
                      <a:ext cx="6630838" cy="2043490"/>
                    </a:xfrm>
                    <a:prstGeom prst="rect">
                      <a:avLst/>
                    </a:prstGeom>
                    <a:ln>
                      <a:noFill/>
                    </a:ln>
                    <a:extLst>
                      <a:ext uri="{53640926-AAD7-44D8-BBD7-CCE9431645EC}">
                        <a14:shadowObscured xmlns:a14="http://schemas.microsoft.com/office/drawing/2010/main"/>
                      </a:ext>
                    </a:extLst>
                  </pic:spPr>
                </pic:pic>
              </a:graphicData>
            </a:graphic>
          </wp:inline>
        </w:drawing>
      </w:r>
    </w:p>
    <w:p w14:paraId="546758CD" w14:textId="77777777" w:rsidR="000C4121" w:rsidRDefault="000C4121" w:rsidP="000C4121">
      <w:pPr>
        <w:rPr>
          <w:lang w:val="en-NZ"/>
        </w:rPr>
      </w:pPr>
      <w:r>
        <w:rPr>
          <w:lang w:val="en-NZ"/>
        </w:rPr>
        <w:t xml:space="preserve">An overview of the available catch and composition data from each of the defined fisheries was then provided. Discussion was then invited on: </w:t>
      </w:r>
    </w:p>
    <w:p w14:paraId="1BC69029" w14:textId="77777777" w:rsidR="000C4121" w:rsidRDefault="000C4121" w:rsidP="00616D80">
      <w:pPr>
        <w:pStyle w:val="ListParagraph"/>
        <w:numPr>
          <w:ilvl w:val="0"/>
          <w:numId w:val="10"/>
        </w:numPr>
        <w:rPr>
          <w:lang w:val="en-NZ"/>
        </w:rPr>
      </w:pPr>
      <w:r>
        <w:rPr>
          <w:lang w:val="en-NZ"/>
        </w:rPr>
        <w:t>T</w:t>
      </w:r>
      <w:r w:rsidRPr="00B62B78">
        <w:rPr>
          <w:lang w:val="en-NZ"/>
        </w:rPr>
        <w:t>he proposed fisheries and spatial structures</w:t>
      </w:r>
      <w:r>
        <w:rPr>
          <w:lang w:val="en-NZ"/>
        </w:rPr>
        <w:t xml:space="preserve">, </w:t>
      </w:r>
    </w:p>
    <w:p w14:paraId="2B9526A6" w14:textId="0A030F63" w:rsidR="000C4121" w:rsidRDefault="000C4121" w:rsidP="00616D80">
      <w:pPr>
        <w:pStyle w:val="ListParagraph"/>
        <w:numPr>
          <w:ilvl w:val="0"/>
          <w:numId w:val="10"/>
        </w:numPr>
        <w:rPr>
          <w:lang w:val="en-NZ"/>
        </w:rPr>
      </w:pPr>
      <w:r w:rsidRPr="00B62B78">
        <w:rPr>
          <w:lang w:val="en-NZ"/>
        </w:rPr>
        <w:t>Weight composition bin size (currently 10</w:t>
      </w:r>
      <w:r w:rsidR="00B27047">
        <w:rPr>
          <w:lang w:val="en-NZ"/>
        </w:rPr>
        <w:t xml:space="preserve"> </w:t>
      </w:r>
      <w:r w:rsidRPr="00B62B78">
        <w:rPr>
          <w:lang w:val="en-NZ"/>
        </w:rPr>
        <w:t>kg)</w:t>
      </w:r>
      <w:r>
        <w:rPr>
          <w:lang w:val="en-NZ"/>
        </w:rPr>
        <w:t xml:space="preserve">, </w:t>
      </w:r>
      <w:r w:rsidR="00B27047">
        <w:rPr>
          <w:lang w:val="en-NZ"/>
        </w:rPr>
        <w:t xml:space="preserve">option to </w:t>
      </w:r>
      <w:r>
        <w:rPr>
          <w:lang w:val="en-NZ"/>
        </w:rPr>
        <w:t>reduce to 5 or even 2 kg, noting length bins cannot go below 10 cm due to rounding,</w:t>
      </w:r>
    </w:p>
    <w:p w14:paraId="13F87929" w14:textId="77777777" w:rsidR="000C4121" w:rsidRDefault="000C4121" w:rsidP="00616D80">
      <w:pPr>
        <w:pStyle w:val="ListParagraph"/>
        <w:numPr>
          <w:ilvl w:val="0"/>
          <w:numId w:val="10"/>
        </w:numPr>
        <w:rPr>
          <w:lang w:val="en-NZ"/>
        </w:rPr>
      </w:pPr>
      <w:r w:rsidRPr="00B62B78">
        <w:rPr>
          <w:lang w:val="en-NZ"/>
        </w:rPr>
        <w:t>Apparent conflict between weight &amp; length frequency data for s</w:t>
      </w:r>
      <w:r>
        <w:rPr>
          <w:lang w:val="en-NZ"/>
        </w:rPr>
        <w:t>ome</w:t>
      </w:r>
      <w:r w:rsidRPr="00B62B78">
        <w:rPr>
          <w:lang w:val="en-NZ"/>
        </w:rPr>
        <w:t xml:space="preserve"> fisher</w:t>
      </w:r>
      <w:r>
        <w:rPr>
          <w:lang w:val="en-NZ"/>
        </w:rPr>
        <w:t>ies,</w:t>
      </w:r>
    </w:p>
    <w:p w14:paraId="3E4CDEFB" w14:textId="32720FEC" w:rsidR="000C4121" w:rsidRDefault="000C4121" w:rsidP="00616D80">
      <w:pPr>
        <w:pStyle w:val="ListParagraph"/>
        <w:numPr>
          <w:ilvl w:val="0"/>
          <w:numId w:val="10"/>
        </w:numPr>
        <w:rPr>
          <w:lang w:val="en-NZ"/>
        </w:rPr>
      </w:pPr>
      <w:r w:rsidRPr="00B62B78">
        <w:rPr>
          <w:lang w:val="en-NZ"/>
        </w:rPr>
        <w:t>Re-balancing multi-flag fishery size</w:t>
      </w:r>
      <w:r>
        <w:rPr>
          <w:lang w:val="en-NZ"/>
        </w:rPr>
        <w:t xml:space="preserve"> </w:t>
      </w:r>
      <w:r w:rsidRPr="00B62B78">
        <w:rPr>
          <w:lang w:val="en-NZ"/>
        </w:rPr>
        <w:t>frequency data to be representative of the</w:t>
      </w:r>
      <w:r>
        <w:rPr>
          <w:lang w:val="en-NZ"/>
        </w:rPr>
        <w:t xml:space="preserve"> </w:t>
      </w:r>
      <w:r w:rsidRPr="00B62B78">
        <w:rPr>
          <w:lang w:val="en-NZ"/>
        </w:rPr>
        <w:t>flag-specific spatio</w:t>
      </w:r>
      <w:r>
        <w:rPr>
          <w:lang w:val="en-NZ"/>
        </w:rPr>
        <w:t>-</w:t>
      </w:r>
      <w:r w:rsidRPr="00B62B78">
        <w:rPr>
          <w:lang w:val="en-NZ"/>
        </w:rPr>
        <w:t>temporal catch</w:t>
      </w:r>
      <w:r>
        <w:rPr>
          <w:lang w:val="en-NZ"/>
        </w:rPr>
        <w:t xml:space="preserve"> (i.e.</w:t>
      </w:r>
      <w:r w:rsidR="00B27047">
        <w:rPr>
          <w:lang w:val="en-NZ"/>
        </w:rPr>
        <w:t>,</w:t>
      </w:r>
      <w:r>
        <w:rPr>
          <w:lang w:val="en-NZ"/>
        </w:rPr>
        <w:t xml:space="preserve"> size frequency reweighting),</w:t>
      </w:r>
    </w:p>
    <w:p w14:paraId="261308CB" w14:textId="77777777" w:rsidR="000C4121" w:rsidRDefault="000C4121" w:rsidP="00616D80">
      <w:pPr>
        <w:pStyle w:val="ListParagraph"/>
        <w:numPr>
          <w:ilvl w:val="0"/>
          <w:numId w:val="10"/>
        </w:numPr>
        <w:rPr>
          <w:lang w:val="en-NZ"/>
        </w:rPr>
      </w:pPr>
      <w:r>
        <w:rPr>
          <w:lang w:val="en-NZ"/>
        </w:rPr>
        <w:t>Treatment of the si</w:t>
      </w:r>
      <w:r w:rsidRPr="00B62B78">
        <w:rPr>
          <w:lang w:val="en-NZ"/>
        </w:rPr>
        <w:t>ze-frequency likelihood → SSMULT-RE</w:t>
      </w:r>
      <w:r>
        <w:rPr>
          <w:lang w:val="en-NZ"/>
        </w:rPr>
        <w:t>,</w:t>
      </w:r>
    </w:p>
    <w:p w14:paraId="434523C5" w14:textId="77777777" w:rsidR="000C4121" w:rsidRDefault="000C4121" w:rsidP="00616D80">
      <w:pPr>
        <w:pStyle w:val="ListParagraph"/>
        <w:numPr>
          <w:ilvl w:val="0"/>
          <w:numId w:val="10"/>
        </w:numPr>
        <w:rPr>
          <w:lang w:val="en-NZ"/>
        </w:rPr>
      </w:pPr>
      <w:r w:rsidRPr="00B62B78">
        <w:rPr>
          <w:lang w:val="en-NZ"/>
        </w:rPr>
        <w:t>Key sensitivities as related to data inputs</w:t>
      </w:r>
      <w:r>
        <w:rPr>
          <w:lang w:val="en-NZ"/>
        </w:rPr>
        <w:t>,</w:t>
      </w:r>
    </w:p>
    <w:p w14:paraId="4E7A161B" w14:textId="5CD9AB19" w:rsidR="000C4121" w:rsidRPr="00B62B78" w:rsidRDefault="000C4121" w:rsidP="00616D80">
      <w:pPr>
        <w:pStyle w:val="ListParagraph"/>
        <w:numPr>
          <w:ilvl w:val="0"/>
          <w:numId w:val="10"/>
        </w:numPr>
        <w:rPr>
          <w:lang w:val="en-NZ"/>
        </w:rPr>
      </w:pPr>
      <w:r w:rsidRPr="00B62B78">
        <w:rPr>
          <w:lang w:val="en-NZ"/>
        </w:rPr>
        <w:t xml:space="preserve">Inclusion of high catches </w:t>
      </w:r>
      <w:r w:rsidR="00965FCF">
        <w:rPr>
          <w:lang w:val="en-NZ"/>
        </w:rPr>
        <w:t xml:space="preserve">to the </w:t>
      </w:r>
      <w:r w:rsidRPr="00B62B78">
        <w:rPr>
          <w:lang w:val="en-NZ"/>
        </w:rPr>
        <w:t>north</w:t>
      </w:r>
      <w:r w:rsidR="00B27047">
        <w:rPr>
          <w:lang w:val="en-NZ"/>
        </w:rPr>
        <w:t xml:space="preserve"> </w:t>
      </w:r>
      <w:r w:rsidRPr="00B62B78">
        <w:rPr>
          <w:lang w:val="en-NZ"/>
        </w:rPr>
        <w:t>east of</w:t>
      </w:r>
      <w:r>
        <w:rPr>
          <w:lang w:val="en-NZ"/>
        </w:rPr>
        <w:t xml:space="preserve"> </w:t>
      </w:r>
      <w:r w:rsidRPr="00B62B78">
        <w:rPr>
          <w:lang w:val="en-NZ"/>
        </w:rPr>
        <w:t>subregion 2N</w:t>
      </w:r>
      <w:r>
        <w:rPr>
          <w:lang w:val="en-NZ"/>
        </w:rPr>
        <w:t>.</w:t>
      </w:r>
    </w:p>
    <w:p w14:paraId="3CAEE5F9" w14:textId="21EC7331" w:rsidR="000C4121" w:rsidRDefault="000C4121" w:rsidP="000C4121">
      <w:pPr>
        <w:rPr>
          <w:lang w:val="en-NZ"/>
        </w:rPr>
      </w:pPr>
      <w:r w:rsidRPr="00610BD4">
        <w:rPr>
          <w:b/>
          <w:bCs/>
          <w:lang w:val="en-NZ"/>
        </w:rPr>
        <w:t>Comments and discussion</w:t>
      </w:r>
      <w:r>
        <w:rPr>
          <w:lang w:val="en-NZ"/>
        </w:rPr>
        <w:t>:</w:t>
      </w:r>
    </w:p>
    <w:p w14:paraId="1CB944F8" w14:textId="0A677ABA" w:rsidR="000C4121" w:rsidRDefault="00B27047" w:rsidP="00616D80">
      <w:pPr>
        <w:pStyle w:val="ListParagraph"/>
        <w:numPr>
          <w:ilvl w:val="0"/>
          <w:numId w:val="11"/>
        </w:numPr>
        <w:jc w:val="left"/>
        <w:rPr>
          <w:lang w:val="en-NZ"/>
        </w:rPr>
      </w:pPr>
      <w:r>
        <w:rPr>
          <w:b/>
          <w:bCs/>
          <w:i/>
          <w:iCs/>
          <w:lang w:val="en-NZ"/>
        </w:rPr>
        <w:t>Comment on r</w:t>
      </w:r>
      <w:r w:rsidR="000C4121" w:rsidRPr="001766A6">
        <w:rPr>
          <w:b/>
          <w:bCs/>
          <w:i/>
          <w:iCs/>
          <w:lang w:val="en-NZ"/>
        </w:rPr>
        <w:t>educing weight bin intervals</w:t>
      </w:r>
      <w:r>
        <w:rPr>
          <w:b/>
          <w:bCs/>
          <w:i/>
          <w:iCs/>
          <w:lang w:val="en-NZ"/>
        </w:rPr>
        <w:t xml:space="preserve"> and rounding issues</w:t>
      </w:r>
      <w:r w:rsidR="000C4121" w:rsidRPr="001766A6">
        <w:rPr>
          <w:b/>
          <w:bCs/>
          <w:lang w:val="en-NZ"/>
        </w:rPr>
        <w:t>.</w:t>
      </w:r>
      <w:r w:rsidR="000C4121">
        <w:rPr>
          <w:lang w:val="en-NZ"/>
        </w:rPr>
        <w:t xml:space="preserve"> There is no clear indication of rounding in the aggregated weight composition data but will need to look more closely at the fleet level to be sure, will then consider reducing weight frequency bins.</w:t>
      </w:r>
    </w:p>
    <w:p w14:paraId="0A97AAD3" w14:textId="6126580B" w:rsidR="000C4121" w:rsidRPr="00FB07B6" w:rsidRDefault="000C4121" w:rsidP="00616D80">
      <w:pPr>
        <w:pStyle w:val="ListParagraph"/>
        <w:numPr>
          <w:ilvl w:val="0"/>
          <w:numId w:val="11"/>
        </w:numPr>
        <w:jc w:val="left"/>
        <w:rPr>
          <w:lang w:val="en-NZ"/>
        </w:rPr>
      </w:pPr>
      <w:r w:rsidRPr="001766A6">
        <w:rPr>
          <w:b/>
          <w:bCs/>
          <w:i/>
          <w:iCs/>
        </w:rPr>
        <w:t>How will conflicts in size composition data between the AU and NZ fishery impact the result of the assessment?</w:t>
      </w:r>
      <w:r>
        <w:t xml:space="preserve"> We will try to reduce this issue by choosing the most representative compositional data (either weigh</w:t>
      </w:r>
      <w:r w:rsidR="00511DB2">
        <w:t>t</w:t>
      </w:r>
      <w:r>
        <w:t xml:space="preserve"> or length) from these fisheries. </w:t>
      </w:r>
    </w:p>
    <w:p w14:paraId="77811420" w14:textId="3271952F" w:rsidR="000C4121" w:rsidRPr="001766A6" w:rsidRDefault="000C4121" w:rsidP="00616D80">
      <w:pPr>
        <w:pStyle w:val="ListParagraph"/>
        <w:numPr>
          <w:ilvl w:val="0"/>
          <w:numId w:val="11"/>
        </w:numPr>
        <w:jc w:val="left"/>
        <w:rPr>
          <w:b/>
          <w:bCs/>
          <w:i/>
          <w:iCs/>
          <w:lang w:val="en-NZ"/>
        </w:rPr>
      </w:pPr>
      <w:r>
        <w:rPr>
          <w:b/>
          <w:bCs/>
          <w:i/>
          <w:iCs/>
          <w:lang w:val="en-NZ"/>
        </w:rPr>
        <w:t>Suggestion to c</w:t>
      </w:r>
      <w:r w:rsidRPr="001766A6">
        <w:rPr>
          <w:b/>
          <w:bCs/>
          <w:i/>
          <w:iCs/>
          <w:lang w:val="en-NZ"/>
        </w:rPr>
        <w:t>onsider time varying selectivity for some fisheries that have varying contributions for different flags (with potentially variable sample sizes and different selectivity) overtime (</w:t>
      </w:r>
      <w:r w:rsidR="00B27047">
        <w:rPr>
          <w:b/>
          <w:bCs/>
          <w:i/>
          <w:iCs/>
          <w:lang w:val="en-NZ"/>
        </w:rPr>
        <w:t xml:space="preserve">noting the </w:t>
      </w:r>
      <w:r w:rsidRPr="001766A6">
        <w:rPr>
          <w:b/>
          <w:bCs/>
          <w:i/>
          <w:iCs/>
          <w:lang w:val="en-NZ"/>
        </w:rPr>
        <w:t xml:space="preserve">need </w:t>
      </w:r>
      <w:r w:rsidR="00B27047">
        <w:rPr>
          <w:b/>
          <w:bCs/>
          <w:i/>
          <w:iCs/>
          <w:lang w:val="en-NZ"/>
        </w:rPr>
        <w:t xml:space="preserve">for </w:t>
      </w:r>
      <w:r w:rsidRPr="001766A6">
        <w:rPr>
          <w:b/>
          <w:bCs/>
          <w:i/>
          <w:iCs/>
          <w:lang w:val="en-NZ"/>
        </w:rPr>
        <w:t>good sample sizes</w:t>
      </w:r>
      <w:r w:rsidRPr="001766A6">
        <w:rPr>
          <w:b/>
          <w:bCs/>
          <w:lang w:val="en-NZ"/>
        </w:rPr>
        <w:t xml:space="preserve">). </w:t>
      </w:r>
      <w:r w:rsidRPr="001766A6">
        <w:rPr>
          <w:b/>
          <w:bCs/>
          <w:i/>
          <w:iCs/>
          <w:lang w:val="en-NZ"/>
        </w:rPr>
        <w:t>Also, which fisheries catch the largest fish, and are there issues with lots of variability over time in which flags and sizes are contributing to that fishery</w:t>
      </w:r>
      <w:r>
        <w:rPr>
          <w:b/>
          <w:bCs/>
          <w:i/>
          <w:iCs/>
          <w:lang w:val="en-NZ"/>
        </w:rPr>
        <w:t>.</w:t>
      </w:r>
      <w:r>
        <w:rPr>
          <w:lang w:val="en-NZ"/>
        </w:rPr>
        <w:t xml:space="preserve">  Subject to available time, time varying selectivity </w:t>
      </w:r>
      <w:r w:rsidR="00511DB2">
        <w:rPr>
          <w:lang w:val="en-NZ"/>
        </w:rPr>
        <w:t>may</w:t>
      </w:r>
      <w:r>
        <w:rPr>
          <w:lang w:val="en-NZ"/>
        </w:rPr>
        <w:t xml:space="preserve"> be explored for fisheries with sufficient size frequency data to indicate and estimate selectivity change</w:t>
      </w:r>
      <w:r w:rsidR="00B27047">
        <w:rPr>
          <w:lang w:val="en-NZ"/>
        </w:rPr>
        <w:t>s</w:t>
      </w:r>
      <w:r>
        <w:rPr>
          <w:lang w:val="en-NZ"/>
        </w:rPr>
        <w:t>.</w:t>
      </w:r>
    </w:p>
    <w:p w14:paraId="2DEE07A9" w14:textId="2B75ABFB" w:rsidR="000C4121" w:rsidRDefault="000C4121" w:rsidP="00616D80">
      <w:pPr>
        <w:pStyle w:val="ListParagraph"/>
        <w:numPr>
          <w:ilvl w:val="0"/>
          <w:numId w:val="11"/>
        </w:numPr>
        <w:jc w:val="left"/>
        <w:rPr>
          <w:lang w:val="en-NZ"/>
        </w:rPr>
      </w:pPr>
      <w:r w:rsidRPr="001766A6">
        <w:rPr>
          <w:b/>
          <w:bCs/>
          <w:i/>
          <w:iCs/>
          <w:lang w:val="en-NZ"/>
        </w:rPr>
        <w:t>Suggestion to be careful when reducing weight bins as the weight intervals lower than their equivalent length bin intervals for the population may cause issue for the model</w:t>
      </w:r>
      <w:r>
        <w:rPr>
          <w:lang w:val="en-NZ"/>
        </w:rPr>
        <w:t xml:space="preserve">. This is </w:t>
      </w:r>
      <w:r w:rsidR="00B27047">
        <w:rPr>
          <w:lang w:val="en-NZ"/>
        </w:rPr>
        <w:t xml:space="preserve">apparently </w:t>
      </w:r>
      <w:r>
        <w:rPr>
          <w:lang w:val="en-NZ"/>
        </w:rPr>
        <w:t>not a concern for MFCL.</w:t>
      </w:r>
    </w:p>
    <w:p w14:paraId="1FA8B7F0" w14:textId="749315D5" w:rsidR="000C4121" w:rsidRDefault="000C4121" w:rsidP="00616D80">
      <w:pPr>
        <w:pStyle w:val="ListParagraph"/>
        <w:numPr>
          <w:ilvl w:val="0"/>
          <w:numId w:val="11"/>
        </w:numPr>
        <w:jc w:val="left"/>
        <w:rPr>
          <w:lang w:val="en-NZ"/>
        </w:rPr>
      </w:pPr>
      <w:r w:rsidRPr="001766A6">
        <w:rPr>
          <w:b/>
          <w:bCs/>
          <w:i/>
          <w:iCs/>
          <w:lang w:val="en-NZ"/>
        </w:rPr>
        <w:t>Given the variable sample sizes and different flag contributions overtime, is it possible to consider the most reliable and representative flags data overtime for informing selectivity?</w:t>
      </w:r>
      <w:r>
        <w:rPr>
          <w:lang w:val="en-NZ"/>
        </w:rPr>
        <w:t xml:space="preserve"> Time-permitting it is possibly worth looking into for some fisheries although there is a lack of long-term temporal consistency in the contributions of size composition data for specific flags that might be considered for this (</w:t>
      </w:r>
      <w:r w:rsidR="009C18A0">
        <w:rPr>
          <w:lang w:val="en-NZ"/>
        </w:rPr>
        <w:t>e.g.</w:t>
      </w:r>
      <w:r>
        <w:rPr>
          <w:lang w:val="en-NZ"/>
        </w:rPr>
        <w:t xml:space="preserve"> Japan). Also query about available sex-based composition data, however, very little sex specific data is available across the model region.</w:t>
      </w:r>
    </w:p>
    <w:p w14:paraId="26A527FD" w14:textId="145370BE" w:rsidR="000C4121" w:rsidRDefault="00324521" w:rsidP="00616D80">
      <w:pPr>
        <w:pStyle w:val="ListParagraph"/>
        <w:numPr>
          <w:ilvl w:val="0"/>
          <w:numId w:val="11"/>
        </w:numPr>
        <w:jc w:val="left"/>
        <w:rPr>
          <w:lang w:val="en-NZ"/>
        </w:rPr>
      </w:pPr>
      <w:r>
        <w:rPr>
          <w:b/>
          <w:bCs/>
          <w:i/>
          <w:iCs/>
          <w:lang w:val="en-NZ"/>
        </w:rPr>
        <w:t>Question on r</w:t>
      </w:r>
      <w:r w:rsidR="000C4121" w:rsidRPr="001766A6">
        <w:rPr>
          <w:b/>
          <w:bCs/>
          <w:i/>
          <w:iCs/>
          <w:lang w:val="en-NZ"/>
        </w:rPr>
        <w:t>eweighting of compositional data.</w:t>
      </w:r>
      <w:r w:rsidR="000C4121">
        <w:rPr>
          <w:lang w:val="en-NZ"/>
        </w:rPr>
        <w:t xml:space="preserve"> Plan is to apply the approach as previously applied to yellowfin, bigeye and albacore to re-weight the size composition data to make it more representative of the catches for the extraction fisheries and the abundance for the CPUE indices. </w:t>
      </w:r>
    </w:p>
    <w:p w14:paraId="28FBD86C" w14:textId="6018EB55" w:rsidR="000C4121" w:rsidRDefault="000C4121" w:rsidP="00616D80">
      <w:pPr>
        <w:pStyle w:val="ListParagraph"/>
        <w:numPr>
          <w:ilvl w:val="0"/>
          <w:numId w:val="11"/>
        </w:numPr>
        <w:jc w:val="left"/>
        <w:rPr>
          <w:lang w:val="en-NZ"/>
        </w:rPr>
      </w:pPr>
      <w:r w:rsidRPr="001766A6">
        <w:rPr>
          <w:b/>
          <w:bCs/>
          <w:i/>
          <w:iCs/>
          <w:lang w:val="en-NZ"/>
        </w:rPr>
        <w:t xml:space="preserve">The issue of size composition data </w:t>
      </w:r>
      <w:r>
        <w:rPr>
          <w:b/>
          <w:bCs/>
          <w:i/>
          <w:iCs/>
          <w:lang w:val="en-NZ"/>
        </w:rPr>
        <w:t xml:space="preserve">for specific flags </w:t>
      </w:r>
      <w:r w:rsidRPr="001766A6">
        <w:rPr>
          <w:b/>
          <w:bCs/>
          <w:i/>
          <w:iCs/>
          <w:lang w:val="en-NZ"/>
        </w:rPr>
        <w:t>chan</w:t>
      </w:r>
      <w:r>
        <w:rPr>
          <w:b/>
          <w:bCs/>
          <w:i/>
          <w:iCs/>
          <w:lang w:val="en-NZ"/>
        </w:rPr>
        <w:t>ging</w:t>
      </w:r>
      <w:r w:rsidRPr="001766A6">
        <w:rPr>
          <w:b/>
          <w:bCs/>
          <w:i/>
          <w:iCs/>
          <w:lang w:val="en-NZ"/>
        </w:rPr>
        <w:t xml:space="preserve"> from length to weight measurements overtime.</w:t>
      </w:r>
      <w:r>
        <w:rPr>
          <w:lang w:val="en-NZ"/>
        </w:rPr>
        <w:t xml:space="preserve"> This was raised as an issue for Spain</w:t>
      </w:r>
      <w:r w:rsidR="00324521">
        <w:rPr>
          <w:lang w:val="en-NZ"/>
        </w:rPr>
        <w:t>,</w:t>
      </w:r>
      <w:r>
        <w:rPr>
          <w:lang w:val="en-NZ"/>
        </w:rPr>
        <w:t xml:space="preserve"> and it is planned to just use the weight composition data for this flag and make it a separate fishery. Acknowledged there can be issues with lack of composition data if individual flags are treated as separate fisheries.</w:t>
      </w:r>
    </w:p>
    <w:p w14:paraId="60AA73F6" w14:textId="05BE666A" w:rsidR="000C4121" w:rsidRDefault="000C4121" w:rsidP="00616D80">
      <w:pPr>
        <w:pStyle w:val="ListParagraph"/>
        <w:numPr>
          <w:ilvl w:val="0"/>
          <w:numId w:val="11"/>
        </w:numPr>
        <w:jc w:val="left"/>
        <w:rPr>
          <w:lang w:val="en-NZ"/>
        </w:rPr>
      </w:pPr>
      <w:r w:rsidRPr="001766A6">
        <w:rPr>
          <w:b/>
          <w:bCs/>
          <w:lang w:val="en-NZ"/>
        </w:rPr>
        <w:t>Some discussion on the starting time given the lack of size composition prior to early 1990s.</w:t>
      </w:r>
      <w:r>
        <w:rPr>
          <w:lang w:val="en-NZ"/>
        </w:rPr>
        <w:t xml:space="preserve"> Preference is to start the model as early as possible where there is catch data (i.e., 1952) – we </w:t>
      </w:r>
      <w:r w:rsidR="00324521">
        <w:rPr>
          <w:lang w:val="en-NZ"/>
        </w:rPr>
        <w:t>may</w:t>
      </w:r>
      <w:r>
        <w:rPr>
          <w:lang w:val="en-NZ"/>
        </w:rPr>
        <w:t xml:space="preserve"> consider exploring a starting year from when size composition is available as a sensitivity, time permitting. </w:t>
      </w:r>
    </w:p>
    <w:p w14:paraId="062F7E36" w14:textId="76CE378F" w:rsidR="000C4121" w:rsidRDefault="000C4121" w:rsidP="00616D80">
      <w:pPr>
        <w:pStyle w:val="ListParagraph"/>
        <w:numPr>
          <w:ilvl w:val="0"/>
          <w:numId w:val="11"/>
        </w:numPr>
        <w:jc w:val="left"/>
        <w:rPr>
          <w:lang w:val="en-NZ"/>
        </w:rPr>
      </w:pPr>
      <w:r w:rsidRPr="001766A6">
        <w:rPr>
          <w:b/>
          <w:bCs/>
          <w:lang w:val="en-NZ"/>
        </w:rPr>
        <w:t>Suggestion to further explore the regression tree approach to stratify fisheries</w:t>
      </w:r>
      <w:r>
        <w:rPr>
          <w:lang w:val="en-NZ"/>
        </w:rPr>
        <w:t xml:space="preserve"> </w:t>
      </w:r>
      <w:r w:rsidRPr="00324521">
        <w:rPr>
          <w:b/>
          <w:bCs/>
          <w:i/>
          <w:iCs/>
          <w:lang w:val="en-NZ"/>
        </w:rPr>
        <w:t>(i.e.</w:t>
      </w:r>
      <w:r w:rsidR="00511DB2" w:rsidRPr="00324521">
        <w:rPr>
          <w:b/>
          <w:bCs/>
          <w:i/>
          <w:iCs/>
          <w:lang w:val="en-NZ"/>
        </w:rPr>
        <w:t xml:space="preserve">, </w:t>
      </w:r>
      <w:r w:rsidRPr="00324521">
        <w:rPr>
          <w:b/>
          <w:bCs/>
          <w:i/>
          <w:iCs/>
          <w:lang w:val="en-NZ"/>
        </w:rPr>
        <w:t>as applied in EPO</w:t>
      </w:r>
      <w:r w:rsidR="00511DB2" w:rsidRPr="00324521">
        <w:rPr>
          <w:b/>
          <w:bCs/>
          <w:i/>
          <w:iCs/>
          <w:lang w:val="en-NZ"/>
        </w:rPr>
        <w:t xml:space="preserve"> and for </w:t>
      </w:r>
      <w:r w:rsidRPr="00324521">
        <w:rPr>
          <w:b/>
          <w:bCs/>
          <w:i/>
          <w:iCs/>
          <w:lang w:val="en-NZ"/>
        </w:rPr>
        <w:t>the albacore assessment)</w:t>
      </w:r>
      <w:r>
        <w:rPr>
          <w:lang w:val="en-NZ"/>
        </w:rPr>
        <w:t xml:space="preserve">. Agreed this approach could be useful but would not </w:t>
      </w:r>
      <w:r w:rsidR="00511DB2">
        <w:rPr>
          <w:lang w:val="en-NZ"/>
        </w:rPr>
        <w:t>have the time to explore for</w:t>
      </w:r>
      <w:r>
        <w:rPr>
          <w:lang w:val="en-NZ"/>
        </w:rPr>
        <w:t xml:space="preserve"> the current assessment. </w:t>
      </w:r>
    </w:p>
    <w:p w14:paraId="670988EC" w14:textId="719374C4" w:rsidR="000C4121" w:rsidRDefault="000C4121" w:rsidP="00616D80">
      <w:pPr>
        <w:pStyle w:val="ListParagraph"/>
        <w:numPr>
          <w:ilvl w:val="0"/>
          <w:numId w:val="11"/>
        </w:numPr>
        <w:jc w:val="left"/>
        <w:rPr>
          <w:lang w:val="en-NZ"/>
        </w:rPr>
      </w:pPr>
      <w:r w:rsidRPr="001C7D34">
        <w:rPr>
          <w:b/>
          <w:bCs/>
          <w:i/>
          <w:iCs/>
          <w:lang w:val="en-NZ"/>
        </w:rPr>
        <w:t>Some discussion on the basis of the length or weight composition data.</w:t>
      </w:r>
      <w:r>
        <w:rPr>
          <w:lang w:val="en-NZ"/>
        </w:rPr>
        <w:t xml:space="preserve"> Confirmed they are from port and/or observer sampling of length and weigh</w:t>
      </w:r>
      <w:r w:rsidR="009C18A0">
        <w:rPr>
          <w:lang w:val="en-NZ"/>
        </w:rPr>
        <w:t>t</w:t>
      </w:r>
      <w:r>
        <w:rPr>
          <w:lang w:val="en-NZ"/>
        </w:rPr>
        <w:t xml:space="preserve"> for the same fish. However, </w:t>
      </w:r>
      <w:r w:rsidR="00324521">
        <w:rPr>
          <w:lang w:val="en-NZ"/>
        </w:rPr>
        <w:t>worth</w:t>
      </w:r>
      <w:r>
        <w:rPr>
          <w:lang w:val="en-NZ"/>
        </w:rPr>
        <w:t xml:space="preserve"> look</w:t>
      </w:r>
      <w:r w:rsidR="00324521">
        <w:rPr>
          <w:lang w:val="en-NZ"/>
        </w:rPr>
        <w:t>ing</w:t>
      </w:r>
      <w:r>
        <w:rPr>
          <w:lang w:val="en-NZ"/>
        </w:rPr>
        <w:t xml:space="preserve"> more closely at the conversions and processes for this sampling to increase confidence in data. </w:t>
      </w:r>
      <w:r w:rsidR="00511DB2">
        <w:rPr>
          <w:lang w:val="en-NZ"/>
        </w:rPr>
        <w:t>The l</w:t>
      </w:r>
      <w:r>
        <w:rPr>
          <w:lang w:val="en-NZ"/>
        </w:rPr>
        <w:t>ength-weight relationship is assumed stationary and consistent across the model regions, which is also unlikely.</w:t>
      </w:r>
    </w:p>
    <w:p w14:paraId="73D6C57C" w14:textId="783AA543" w:rsidR="000C4121" w:rsidRDefault="000C4121" w:rsidP="00616D80">
      <w:pPr>
        <w:pStyle w:val="ListParagraph"/>
        <w:numPr>
          <w:ilvl w:val="0"/>
          <w:numId w:val="11"/>
        </w:numPr>
        <w:jc w:val="left"/>
        <w:rPr>
          <w:lang w:val="en-NZ"/>
        </w:rPr>
      </w:pPr>
      <w:r w:rsidRPr="001C7D34">
        <w:rPr>
          <w:b/>
          <w:bCs/>
          <w:lang w:val="en-NZ"/>
        </w:rPr>
        <w:t>Discussion on the high catch area that partially overlaps the north</w:t>
      </w:r>
      <w:r w:rsidR="00324521">
        <w:rPr>
          <w:b/>
          <w:bCs/>
          <w:lang w:val="en-NZ"/>
        </w:rPr>
        <w:t xml:space="preserve"> </w:t>
      </w:r>
      <w:r w:rsidRPr="001C7D34">
        <w:rPr>
          <w:b/>
          <w:bCs/>
          <w:lang w:val="en-NZ"/>
        </w:rPr>
        <w:t>east boundary of the WCPO model regions.</w:t>
      </w:r>
      <w:r>
        <w:rPr>
          <w:lang w:val="en-NZ"/>
        </w:rPr>
        <w:t xml:space="preserve"> We will include these catches as a sensitivity and </w:t>
      </w:r>
      <w:r w:rsidR="00324521">
        <w:rPr>
          <w:lang w:val="en-NZ"/>
        </w:rPr>
        <w:t xml:space="preserve">may </w:t>
      </w:r>
      <w:r>
        <w:rPr>
          <w:lang w:val="en-NZ"/>
        </w:rPr>
        <w:t>also explore altering the size of the catch area included.</w:t>
      </w:r>
    </w:p>
    <w:p w14:paraId="11631AA3" w14:textId="77777777" w:rsidR="000C4121" w:rsidRPr="00614D13" w:rsidRDefault="000C4121" w:rsidP="000C4121">
      <w:pPr>
        <w:pStyle w:val="ListParagraph"/>
        <w:jc w:val="left"/>
        <w:rPr>
          <w:lang w:val="en-NZ"/>
        </w:rPr>
      </w:pPr>
    </w:p>
    <w:p w14:paraId="2201AAF8" w14:textId="77777777" w:rsidR="000C4121" w:rsidRDefault="000C4121" w:rsidP="000C4121">
      <w:pPr>
        <w:pStyle w:val="Heading3"/>
        <w:rPr>
          <w:lang w:val="en-NZ"/>
        </w:rPr>
      </w:pPr>
      <w:r>
        <w:rPr>
          <w:lang w:val="en-NZ"/>
        </w:rPr>
        <w:t xml:space="preserve">New model ensemble approach </w:t>
      </w:r>
    </w:p>
    <w:p w14:paraId="48217F90" w14:textId="6F419737" w:rsidR="00511DB2" w:rsidRDefault="000C4121" w:rsidP="000C4121">
      <w:pPr>
        <w:rPr>
          <w:lang w:val="en-NZ"/>
        </w:rPr>
      </w:pPr>
      <w:r>
        <w:rPr>
          <w:lang w:val="en-NZ"/>
        </w:rPr>
        <w:t xml:space="preserve">Presentation titled: </w:t>
      </w:r>
      <w:r w:rsidRPr="00F231FC">
        <w:rPr>
          <w:b/>
          <w:bCs/>
          <w:i/>
          <w:iCs/>
          <w:lang w:val="en-NZ"/>
        </w:rPr>
        <w:t>Focusing on the front end: A framework for constructing model ensembles for use in integrated stock assessment</w:t>
      </w:r>
      <w:r>
        <w:rPr>
          <w:lang w:val="en-NZ"/>
        </w:rPr>
        <w:t xml:space="preserve">, </w:t>
      </w:r>
      <w:r w:rsidR="00511DB2">
        <w:rPr>
          <w:lang w:val="en-NZ"/>
        </w:rPr>
        <w:t xml:space="preserve">was </w:t>
      </w:r>
      <w:r>
        <w:rPr>
          <w:lang w:val="en-NZ"/>
        </w:rPr>
        <w:t>presented by Nicholas Ducharme-Barth</w:t>
      </w:r>
      <w:r w:rsidR="00511DB2">
        <w:rPr>
          <w:lang w:val="en-NZ"/>
        </w:rPr>
        <w:t>. This</w:t>
      </w:r>
      <w:r w:rsidR="00324521">
        <w:rPr>
          <w:lang w:val="en-NZ"/>
        </w:rPr>
        <w:t xml:space="preserve"> presentation</w:t>
      </w:r>
      <w:r w:rsidR="00511DB2">
        <w:rPr>
          <w:lang w:val="en-NZ"/>
        </w:rPr>
        <w:t xml:space="preserve"> </w:t>
      </w:r>
      <w:r>
        <w:rPr>
          <w:lang w:val="en-NZ"/>
        </w:rPr>
        <w:t xml:space="preserve">outlined a new approach for constructing model ensembles to describe uncertainty in management quantities. It is proposed to apply this new approach to the </w:t>
      </w:r>
      <w:r w:rsidR="00511DB2">
        <w:rPr>
          <w:lang w:val="en-NZ"/>
        </w:rPr>
        <w:t xml:space="preserve">2021 </w:t>
      </w:r>
      <w:r>
        <w:rPr>
          <w:lang w:val="en-NZ"/>
        </w:rPr>
        <w:t xml:space="preserve">swordfish assessment as an improvement on the traditional orthogonal uncertainty grid as a test case. The new approach involves developing a multivariate prior for the key biological uncertainties and then drawing </w:t>
      </w:r>
      <w:r w:rsidR="009C18A0">
        <w:rPr>
          <w:lang w:val="en-NZ"/>
        </w:rPr>
        <w:t xml:space="preserve">from </w:t>
      </w:r>
      <w:r>
        <w:rPr>
          <w:lang w:val="en-NZ"/>
        </w:rPr>
        <w:t xml:space="preserve">this prior to develop the ensemble of models for capturing the uncertainty in the derived management quantities. </w:t>
      </w:r>
      <w:r w:rsidRPr="00334207">
        <w:rPr>
          <w:lang w:val="en-NZ"/>
        </w:rPr>
        <w:t>Th</w:t>
      </w:r>
      <w:r>
        <w:rPr>
          <w:lang w:val="en-NZ"/>
        </w:rPr>
        <w:t xml:space="preserve">e </w:t>
      </w:r>
      <w:r w:rsidRPr="00334207">
        <w:rPr>
          <w:lang w:val="en-NZ"/>
        </w:rPr>
        <w:t>approach propagates parameter uncertainty and</w:t>
      </w:r>
      <w:r>
        <w:rPr>
          <w:lang w:val="en-NZ"/>
        </w:rPr>
        <w:t xml:space="preserve"> </w:t>
      </w:r>
      <w:r w:rsidRPr="00334207">
        <w:rPr>
          <w:lang w:val="en-NZ"/>
        </w:rPr>
        <w:t>correlation through the stock assessment while providing an</w:t>
      </w:r>
      <w:r>
        <w:rPr>
          <w:lang w:val="en-NZ"/>
        </w:rPr>
        <w:t xml:space="preserve"> </w:t>
      </w:r>
      <w:r w:rsidRPr="00334207">
        <w:rPr>
          <w:lang w:val="en-NZ"/>
        </w:rPr>
        <w:t>implicit model weighting based on data and previous</w:t>
      </w:r>
      <w:r>
        <w:rPr>
          <w:lang w:val="en-NZ"/>
        </w:rPr>
        <w:t xml:space="preserve"> </w:t>
      </w:r>
      <w:r w:rsidRPr="00334207">
        <w:rPr>
          <w:lang w:val="en-NZ"/>
        </w:rPr>
        <w:t>analyses</w:t>
      </w:r>
      <w:r>
        <w:rPr>
          <w:lang w:val="en-NZ"/>
        </w:rPr>
        <w:t xml:space="preserve">. A proof-of-concept study was presented using the previous swordfish model comparing the results from the new approach with the traditional orthogonal grid. The new approach showed better performance in all the comparisons; </w:t>
      </w:r>
      <w:r w:rsidR="009C18A0">
        <w:rPr>
          <w:lang w:val="en-NZ"/>
        </w:rPr>
        <w:t xml:space="preserve">including </w:t>
      </w:r>
      <w:r>
        <w:rPr>
          <w:lang w:val="en-NZ"/>
        </w:rPr>
        <w:t>robustness of estimates (i.e., SB/SB</w:t>
      </w:r>
      <w:r w:rsidRPr="00F231FC">
        <w:rPr>
          <w:vertAlign w:val="subscript"/>
          <w:lang w:val="en-NZ"/>
        </w:rPr>
        <w:t>F=0</w:t>
      </w:r>
      <w:r>
        <w:rPr>
          <w:lang w:val="en-NZ"/>
        </w:rPr>
        <w:t>, SB/SB</w:t>
      </w:r>
      <w:r w:rsidRPr="00F231FC">
        <w:rPr>
          <w:vertAlign w:val="subscript"/>
          <w:lang w:val="en-NZ"/>
        </w:rPr>
        <w:t>MSY</w:t>
      </w:r>
      <w:r>
        <w:rPr>
          <w:lang w:val="en-NZ"/>
        </w:rPr>
        <w:t>) to the Hessian being positive definite or not, numbers of models required to run, and spread of uncertainty (i.e., unrealistic parameter combinations have very low probability of being included compared to the orthogonal approach</w:t>
      </w:r>
      <w:r w:rsidR="00511DB2">
        <w:rPr>
          <w:lang w:val="en-NZ"/>
        </w:rPr>
        <w:t xml:space="preserve">, </w:t>
      </w:r>
      <w:r>
        <w:rPr>
          <w:lang w:val="en-NZ"/>
        </w:rPr>
        <w:t xml:space="preserve">the approach has implicit weighting of parameter combinations). </w:t>
      </w:r>
    </w:p>
    <w:p w14:paraId="3508B812" w14:textId="42530387" w:rsidR="000C4121" w:rsidRDefault="000C4121" w:rsidP="000C4121">
      <w:pPr>
        <w:rPr>
          <w:lang w:val="en-NZ"/>
        </w:rPr>
      </w:pPr>
      <w:r>
        <w:rPr>
          <w:lang w:val="en-NZ"/>
        </w:rPr>
        <w:t>An approach for presenting results that better represents the combination of structural uncertainty from the ensemble models</w:t>
      </w:r>
      <w:r w:rsidR="009C18A0">
        <w:rPr>
          <w:lang w:val="en-NZ"/>
        </w:rPr>
        <w:t>,</w:t>
      </w:r>
      <w:r>
        <w:rPr>
          <w:lang w:val="en-NZ"/>
        </w:rPr>
        <w:t xml:space="preserve"> and the statistical uncertainty from the individual models was presented. The approach represents the statistical uncertainty of the individual models based on parametric bootstrapping. The approach combines all the bootstrap samples for the individual models into the ensemble so that full ensemble of models includes both statistical and structural uncertainty on the management quantities. Example showed how the inclusion of structural and statistical uncertainty expanded the range of uncertainty but importantly presents a more holistic measure of uncertainty.</w:t>
      </w:r>
    </w:p>
    <w:p w14:paraId="2A8A6B6C" w14:textId="77777777" w:rsidR="000C4121" w:rsidRDefault="000C4121" w:rsidP="000C4121">
      <w:pPr>
        <w:rPr>
          <w:lang w:val="en-NZ"/>
        </w:rPr>
      </w:pPr>
      <w:r>
        <w:rPr>
          <w:lang w:val="en-NZ"/>
        </w:rPr>
        <w:t xml:space="preserve">In summary the study showed: </w:t>
      </w:r>
    </w:p>
    <w:p w14:paraId="1B47E2C2" w14:textId="24017EDD" w:rsidR="000C4121" w:rsidRPr="00324521" w:rsidRDefault="000C4121" w:rsidP="00616D80">
      <w:pPr>
        <w:pStyle w:val="ListParagraph"/>
        <w:numPr>
          <w:ilvl w:val="0"/>
          <w:numId w:val="37"/>
        </w:numPr>
        <w:jc w:val="left"/>
        <w:rPr>
          <w:lang w:val="en-NZ"/>
        </w:rPr>
      </w:pPr>
      <w:r w:rsidRPr="00324521">
        <w:rPr>
          <w:lang w:val="en-NZ"/>
        </w:rPr>
        <w:t>The new approach was more efficient, i.e., management advice provided from 30 model or 300 model ensemble</w:t>
      </w:r>
      <w:r w:rsidR="008E5AB8">
        <w:rPr>
          <w:lang w:val="en-NZ"/>
        </w:rPr>
        <w:t>s</w:t>
      </w:r>
      <w:r w:rsidRPr="00324521">
        <w:rPr>
          <w:lang w:val="en-NZ"/>
        </w:rPr>
        <w:t xml:space="preserve"> was statistically similar,</w:t>
      </w:r>
    </w:p>
    <w:p w14:paraId="2FD2DBC2" w14:textId="77777777" w:rsidR="000C4121" w:rsidRPr="00324521" w:rsidRDefault="000C4121" w:rsidP="00616D80">
      <w:pPr>
        <w:pStyle w:val="ListParagraph"/>
        <w:numPr>
          <w:ilvl w:val="0"/>
          <w:numId w:val="37"/>
        </w:numPr>
        <w:jc w:val="left"/>
        <w:rPr>
          <w:lang w:val="en-NZ"/>
        </w:rPr>
      </w:pPr>
      <w:r w:rsidRPr="00324521">
        <w:rPr>
          <w:lang w:val="en-NZ"/>
        </w:rPr>
        <w:t>More stable optimization, and marginally better convergence rate,</w:t>
      </w:r>
    </w:p>
    <w:p w14:paraId="47456C8E" w14:textId="77777777" w:rsidR="000C4121" w:rsidRPr="00324521" w:rsidRDefault="000C4121" w:rsidP="00616D80">
      <w:pPr>
        <w:pStyle w:val="ListParagraph"/>
        <w:numPr>
          <w:ilvl w:val="0"/>
          <w:numId w:val="37"/>
        </w:numPr>
        <w:jc w:val="left"/>
        <w:rPr>
          <w:lang w:val="en-NZ"/>
        </w:rPr>
      </w:pPr>
      <w:r w:rsidRPr="00324521">
        <w:rPr>
          <w:lang w:val="en-NZ"/>
        </w:rPr>
        <w:t>Marginally better total likelihoods,</w:t>
      </w:r>
    </w:p>
    <w:p w14:paraId="4D625D93" w14:textId="6F4C460D" w:rsidR="000C4121" w:rsidRPr="00324521" w:rsidRDefault="000C4121" w:rsidP="00616D80">
      <w:pPr>
        <w:pStyle w:val="ListParagraph"/>
        <w:numPr>
          <w:ilvl w:val="0"/>
          <w:numId w:val="37"/>
        </w:numPr>
        <w:jc w:val="left"/>
        <w:rPr>
          <w:lang w:val="en-NZ"/>
        </w:rPr>
      </w:pPr>
      <w:r w:rsidRPr="00324521">
        <w:rPr>
          <w:lang w:val="en-NZ"/>
        </w:rPr>
        <w:t xml:space="preserve">Reduction in parameter/structural uncertainty by using parameter correlation and life-history </w:t>
      </w:r>
      <w:r w:rsidR="009C18A0">
        <w:rPr>
          <w:lang w:val="en-NZ"/>
        </w:rPr>
        <w:t xml:space="preserve">information </w:t>
      </w:r>
      <w:r w:rsidRPr="00324521">
        <w:rPr>
          <w:lang w:val="en-NZ"/>
        </w:rPr>
        <w:t>to remove implausible combinations.</w:t>
      </w:r>
    </w:p>
    <w:p w14:paraId="51ACB003" w14:textId="77777777" w:rsidR="000C4121" w:rsidRDefault="000C4121" w:rsidP="000C4121">
      <w:pPr>
        <w:keepNext/>
        <w:jc w:val="left"/>
        <w:rPr>
          <w:b/>
          <w:bCs/>
          <w:lang w:val="en-NZ"/>
        </w:rPr>
      </w:pPr>
      <w:r w:rsidRPr="00294B5E">
        <w:rPr>
          <w:b/>
          <w:bCs/>
          <w:lang w:val="en-NZ"/>
        </w:rPr>
        <w:t>Comments and discussion:</w:t>
      </w:r>
    </w:p>
    <w:p w14:paraId="68E9343C" w14:textId="05BB3746" w:rsidR="000C4121" w:rsidRDefault="000C4121" w:rsidP="00616D80">
      <w:pPr>
        <w:pStyle w:val="ListParagraph"/>
        <w:numPr>
          <w:ilvl w:val="0"/>
          <w:numId w:val="12"/>
        </w:numPr>
        <w:ind w:left="714" w:hanging="357"/>
        <w:jc w:val="left"/>
      </w:pPr>
      <w:r w:rsidRPr="00F96056">
        <w:rPr>
          <w:b/>
          <w:bCs/>
          <w:i/>
          <w:iCs/>
        </w:rPr>
        <w:t>Question on whether to consider using the model performance diagnostics for the ensemble approach to support inclusion/exclusion/weighting of models.</w:t>
      </w:r>
      <w:r>
        <w:t xml:space="preserve"> Response was that the model ensemble approach fits well with the use of diagnostic</w:t>
      </w:r>
      <w:r w:rsidR="009C18A0">
        <w:t>-</w:t>
      </w:r>
      <w:r>
        <w:t xml:space="preserve">based approaches to </w:t>
      </w:r>
      <w:r w:rsidRPr="00024B21">
        <w:t>weighting models (i.e.</w:t>
      </w:r>
      <w:r>
        <w:t>,</w:t>
      </w:r>
      <w:r w:rsidR="00324521">
        <w:t xml:space="preserve"> as</w:t>
      </w:r>
      <w:r w:rsidRPr="00024B21">
        <w:t xml:space="preserve"> being developed by </w:t>
      </w:r>
      <w:r>
        <w:t>IATTC</w:t>
      </w:r>
      <w:r w:rsidRPr="00024B21">
        <w:t>). The combined statistical and structur</w:t>
      </w:r>
      <w:r w:rsidR="00324521">
        <w:t>al</w:t>
      </w:r>
      <w:r w:rsidRPr="00024B21">
        <w:t xml:space="preserve"> uncertainty will also </w:t>
      </w:r>
      <w:r w:rsidR="00324521">
        <w:t>provide</w:t>
      </w:r>
      <w:r w:rsidRPr="00024B21">
        <w:t xml:space="preserve"> a better picture of the overall uncertainty. </w:t>
      </w:r>
    </w:p>
    <w:p w14:paraId="5585D722" w14:textId="7A443B1D" w:rsidR="000C4121" w:rsidRPr="00024B21" w:rsidRDefault="000C4121" w:rsidP="00616D80">
      <w:pPr>
        <w:pStyle w:val="ListParagraph"/>
        <w:numPr>
          <w:ilvl w:val="0"/>
          <w:numId w:val="12"/>
        </w:numPr>
        <w:jc w:val="left"/>
      </w:pPr>
      <w:r w:rsidRPr="00F96056">
        <w:rPr>
          <w:b/>
          <w:bCs/>
          <w:i/>
          <w:iCs/>
        </w:rPr>
        <w:t>Query on how to determine the CV for the joint priors, specifically for growth parameters.</w:t>
      </w:r>
      <w:r w:rsidRPr="00024B21">
        <w:t xml:space="preserve"> </w:t>
      </w:r>
      <w:r w:rsidR="00324521">
        <w:t>I</w:t>
      </w:r>
      <w:r w:rsidRPr="00024B21">
        <w:t>t</w:t>
      </w:r>
      <w:r w:rsidRPr="0081028B">
        <w:t xml:space="preserve"> </w:t>
      </w:r>
      <w:r>
        <w:t>can</w:t>
      </w:r>
      <w:r w:rsidRPr="0081028B">
        <w:t xml:space="preserve"> </w:t>
      </w:r>
      <w:r w:rsidR="00032723">
        <w:t xml:space="preserve">be </w:t>
      </w:r>
      <w:r w:rsidRPr="0081028B">
        <w:t>determined from the external data set, and the CV</w:t>
      </w:r>
      <w:r>
        <w:t>s</w:t>
      </w:r>
      <w:r w:rsidRPr="0081028B">
        <w:t xml:space="preserve"> can be fixed in the model. </w:t>
      </w:r>
      <w:r>
        <w:t>B</w:t>
      </w:r>
      <w:r w:rsidRPr="00024B21">
        <w:t>uilding</w:t>
      </w:r>
      <w:r>
        <w:t xml:space="preserve"> the appropriate priors still requires representative data. Some follow-up discussion around penalized likelihoods, similar to imposing priors on poorly estimated parameters with flat likelihoods within the model, i.e.,</w:t>
      </w:r>
      <w:r w:rsidR="00324521">
        <w:t xml:space="preserve"> the</w:t>
      </w:r>
      <w:r>
        <w:t xml:space="preserve"> likelihood is penalized as parameter estimates move away from some prior “best guestimate”. Perhaps, for at least key biological parameters that cannot be well estimated in the model – the proposed ensemble approach might be </w:t>
      </w:r>
      <w:r w:rsidR="009C18A0">
        <w:t xml:space="preserve">preferable </w:t>
      </w:r>
      <w:r>
        <w:t>as it better captures the uncertainty in available information.</w:t>
      </w:r>
    </w:p>
    <w:p w14:paraId="0A9B1E6D" w14:textId="7C9BBCA4" w:rsidR="000C4121" w:rsidRPr="008D2271" w:rsidRDefault="000C4121" w:rsidP="00616D80">
      <w:pPr>
        <w:pStyle w:val="ListParagraph"/>
        <w:numPr>
          <w:ilvl w:val="0"/>
          <w:numId w:val="12"/>
        </w:numPr>
        <w:jc w:val="left"/>
        <w:rPr>
          <w:b/>
          <w:bCs/>
          <w:i/>
          <w:iCs/>
        </w:rPr>
      </w:pPr>
      <w:r w:rsidRPr="00F96056">
        <w:rPr>
          <w:b/>
          <w:bCs/>
          <w:i/>
          <w:iCs/>
        </w:rPr>
        <w:t xml:space="preserve">While further work </w:t>
      </w:r>
      <w:r>
        <w:rPr>
          <w:b/>
          <w:bCs/>
          <w:i/>
          <w:iCs/>
        </w:rPr>
        <w:t xml:space="preserve">is </w:t>
      </w:r>
      <w:r w:rsidRPr="00F96056">
        <w:rPr>
          <w:b/>
          <w:bCs/>
          <w:i/>
          <w:iCs/>
        </w:rPr>
        <w:t xml:space="preserve">required, </w:t>
      </w:r>
      <w:r w:rsidR="008D2271">
        <w:rPr>
          <w:b/>
          <w:bCs/>
          <w:i/>
          <w:iCs/>
        </w:rPr>
        <w:t>the PAW provided good</w:t>
      </w:r>
      <w:r w:rsidRPr="00F96056">
        <w:rPr>
          <w:b/>
          <w:bCs/>
          <w:i/>
          <w:iCs/>
        </w:rPr>
        <w:t xml:space="preserve"> support for the new Bayesian ensemble approach, </w:t>
      </w:r>
      <w:r w:rsidR="008D2271">
        <w:rPr>
          <w:b/>
          <w:bCs/>
          <w:i/>
          <w:iCs/>
        </w:rPr>
        <w:t>considering it</w:t>
      </w:r>
      <w:r w:rsidR="00511DB2">
        <w:rPr>
          <w:b/>
          <w:bCs/>
          <w:i/>
          <w:iCs/>
        </w:rPr>
        <w:t xml:space="preserve"> a</w:t>
      </w:r>
      <w:r w:rsidRPr="00F96056">
        <w:rPr>
          <w:b/>
          <w:bCs/>
          <w:i/>
          <w:iCs/>
        </w:rPr>
        <w:t xml:space="preserve"> positive step forward</w:t>
      </w:r>
      <w:r>
        <w:t xml:space="preserve">. </w:t>
      </w:r>
      <w:r w:rsidR="00F756B6" w:rsidRPr="008D2271">
        <w:rPr>
          <w:b/>
          <w:bCs/>
          <w:i/>
          <w:iCs/>
        </w:rPr>
        <w:t>It w</w:t>
      </w:r>
      <w:r w:rsidRPr="008D2271">
        <w:rPr>
          <w:b/>
          <w:bCs/>
          <w:i/>
          <w:iCs/>
        </w:rPr>
        <w:t>as pointed out that despite ensemble models</w:t>
      </w:r>
      <w:r w:rsidR="00F756B6" w:rsidRPr="008D2271">
        <w:rPr>
          <w:b/>
          <w:bCs/>
          <w:i/>
          <w:iCs/>
        </w:rPr>
        <w:t>,</w:t>
      </w:r>
      <w:r w:rsidRPr="008D2271">
        <w:rPr>
          <w:b/>
          <w:bCs/>
          <w:i/>
          <w:iCs/>
        </w:rPr>
        <w:t xml:space="preserve"> we still need to be mindful that such an approach is not going to deal with the uncertainty issues related to poor data going into the model, particularly historical data that it is hard to ascertain the quality/representativeness of.</w:t>
      </w:r>
    </w:p>
    <w:p w14:paraId="7BEB04B9" w14:textId="4077B0E7" w:rsidR="000C4121" w:rsidRDefault="000C4121" w:rsidP="00616D80">
      <w:pPr>
        <w:pStyle w:val="ListParagraph"/>
        <w:numPr>
          <w:ilvl w:val="0"/>
          <w:numId w:val="12"/>
        </w:numPr>
        <w:jc w:val="left"/>
      </w:pPr>
      <w:r w:rsidRPr="00F96056">
        <w:rPr>
          <w:b/>
          <w:bCs/>
          <w:i/>
          <w:iCs/>
        </w:rPr>
        <w:t>It was mentioned that with this approach it could mean that some of the biological parameters that could be estimated more appropriately within the model (</w:t>
      </w:r>
      <w:r w:rsidR="009C18A0">
        <w:rPr>
          <w:b/>
          <w:bCs/>
          <w:i/>
          <w:iCs/>
        </w:rPr>
        <w:t>e.g.</w:t>
      </w:r>
      <w:r w:rsidRPr="00F96056">
        <w:rPr>
          <w:b/>
          <w:bCs/>
          <w:i/>
          <w:iCs/>
        </w:rPr>
        <w:t xml:space="preserve"> growth) </w:t>
      </w:r>
      <w:r w:rsidR="008D2271">
        <w:rPr>
          <w:b/>
          <w:bCs/>
          <w:i/>
          <w:iCs/>
        </w:rPr>
        <w:t xml:space="preserve">may </w:t>
      </w:r>
      <w:r w:rsidRPr="00F96056">
        <w:rPr>
          <w:b/>
          <w:bCs/>
          <w:i/>
          <w:iCs/>
        </w:rPr>
        <w:t>be dealt with outside the model.</w:t>
      </w:r>
      <w:r>
        <w:t xml:space="preserve"> Pros and cons to estimation internal and external to the model. In relation to growth parameters, it was argued that the limitations of the age – length data set and other compositional data in the model, it is a safer approach to estimate the growth parameters and associated uncertainty outside the model and include as part of the multivariate parameter distribution. This approach will be used in the assessment. The issues/implications of external versus internal estimation on management outputs could be explored through further simulation studies.   </w:t>
      </w:r>
    </w:p>
    <w:p w14:paraId="02213834" w14:textId="440B9073" w:rsidR="000C4121" w:rsidRDefault="000C4121" w:rsidP="00616D80">
      <w:pPr>
        <w:pStyle w:val="ListParagraph"/>
        <w:numPr>
          <w:ilvl w:val="0"/>
          <w:numId w:val="12"/>
        </w:numPr>
        <w:jc w:val="left"/>
      </w:pPr>
      <w:r w:rsidRPr="001B465E">
        <w:rPr>
          <w:b/>
          <w:bCs/>
          <w:i/>
          <w:iCs/>
        </w:rPr>
        <w:t>It was noted that the similarity among the converged and non-converged model results for the new ensemble approach may suggest the non-converged models may either need more iterations or be due to nuisance parameters. Further exploration of the non-converged models could be worthwhile.</w:t>
      </w:r>
      <w:r>
        <w:t xml:space="preserve"> T</w:t>
      </w:r>
      <w:r w:rsidRPr="00F55F3E">
        <w:t xml:space="preserve">his </w:t>
      </w:r>
      <w:r>
        <w:t>could</w:t>
      </w:r>
      <w:r w:rsidRPr="00F55F3E">
        <w:t xml:space="preserve"> be possible thanks to </w:t>
      </w:r>
      <w:r>
        <w:t>a</w:t>
      </w:r>
      <w:r w:rsidRPr="00F55F3E">
        <w:t xml:space="preserve"> new feature o</w:t>
      </w:r>
      <w:r>
        <w:t>f</w:t>
      </w:r>
      <w:r w:rsidRPr="00F55F3E">
        <w:t xml:space="preserve"> MFCL</w:t>
      </w:r>
      <w:r>
        <w:t xml:space="preserve"> that can identify parameters that are preventing the Hessian inversion (-ve eigenvalues)</w:t>
      </w:r>
      <w:r w:rsidRPr="00F55F3E">
        <w:t>.</w:t>
      </w:r>
      <w:r>
        <w:t xml:space="preserve"> </w:t>
      </w:r>
      <w:r w:rsidR="008D2271">
        <w:t>Seems that for very complex models with lots of parameters it may often be a few nuisance parameters.</w:t>
      </w:r>
    </w:p>
    <w:p w14:paraId="4F75D445" w14:textId="19CEC9AD" w:rsidR="000C4121" w:rsidRPr="001B465E" w:rsidRDefault="000C4121" w:rsidP="00616D80">
      <w:pPr>
        <w:pStyle w:val="ListParagraph"/>
        <w:keepNext/>
        <w:numPr>
          <w:ilvl w:val="0"/>
          <w:numId w:val="12"/>
        </w:numPr>
        <w:ind w:left="714" w:hanging="357"/>
        <w:jc w:val="left"/>
        <w:rPr>
          <w:b/>
          <w:bCs/>
          <w:i/>
          <w:iCs/>
          <w:lang w:val="en-NZ"/>
        </w:rPr>
      </w:pPr>
      <w:r w:rsidRPr="001B465E">
        <w:rPr>
          <w:b/>
          <w:bCs/>
          <w:i/>
          <w:iCs/>
        </w:rPr>
        <w:t>Suggest</w:t>
      </w:r>
      <w:r w:rsidR="008D2271">
        <w:rPr>
          <w:b/>
          <w:bCs/>
          <w:i/>
          <w:iCs/>
        </w:rPr>
        <w:t>ion</w:t>
      </w:r>
      <w:r w:rsidRPr="001B465E">
        <w:rPr>
          <w:b/>
          <w:bCs/>
          <w:i/>
          <w:iCs/>
        </w:rPr>
        <w:t xml:space="preserve"> to </w:t>
      </w:r>
      <w:r w:rsidRPr="001B465E">
        <w:rPr>
          <w:b/>
          <w:bCs/>
          <w:i/>
          <w:iCs/>
          <w:lang w:val="en-NZ"/>
        </w:rPr>
        <w:t>consider using likelihoods (i.e., overall fit) for the models to contribute to weighting them in the ensemble for presenting the management advice.</w:t>
      </w:r>
      <w:r>
        <w:rPr>
          <w:lang w:val="en-NZ"/>
        </w:rPr>
        <w:t xml:space="preserve"> This could be possible and would be considered as part of the next phase of work on th</w:t>
      </w:r>
      <w:r w:rsidR="008D2271">
        <w:rPr>
          <w:lang w:val="en-NZ"/>
        </w:rPr>
        <w:t>is</w:t>
      </w:r>
      <w:r>
        <w:rPr>
          <w:lang w:val="en-NZ"/>
        </w:rPr>
        <w:t xml:space="preserve"> new ensemble approach.</w:t>
      </w:r>
    </w:p>
    <w:p w14:paraId="765D2971" w14:textId="12123769" w:rsidR="000C4121" w:rsidRPr="000140D8" w:rsidRDefault="000C4121" w:rsidP="00616D80">
      <w:pPr>
        <w:pStyle w:val="ListParagraph"/>
        <w:keepNext/>
        <w:numPr>
          <w:ilvl w:val="0"/>
          <w:numId w:val="12"/>
        </w:numPr>
        <w:ind w:left="714" w:hanging="357"/>
        <w:jc w:val="left"/>
        <w:rPr>
          <w:lang w:val="en-NZ"/>
        </w:rPr>
      </w:pPr>
      <w:r w:rsidRPr="008D2271">
        <w:rPr>
          <w:b/>
          <w:bCs/>
          <w:i/>
          <w:iCs/>
          <w:lang w:val="en-NZ"/>
        </w:rPr>
        <w:t>Should the new ensemble approach should be presented alongside the traditional orthogonal grid</w:t>
      </w:r>
      <w:r w:rsidR="008D2271">
        <w:rPr>
          <w:b/>
          <w:bCs/>
          <w:i/>
          <w:iCs/>
          <w:lang w:val="en-NZ"/>
        </w:rPr>
        <w:t xml:space="preserve"> for this assessment</w:t>
      </w:r>
      <w:r w:rsidRPr="008D2271">
        <w:rPr>
          <w:b/>
          <w:bCs/>
          <w:i/>
          <w:iCs/>
          <w:lang w:val="en-NZ"/>
        </w:rPr>
        <w:t>?</w:t>
      </w:r>
      <w:r w:rsidRPr="000140D8">
        <w:rPr>
          <w:lang w:val="en-NZ"/>
        </w:rPr>
        <w:t xml:space="preserve"> Further consideration on this </w:t>
      </w:r>
      <w:r w:rsidR="008D2271">
        <w:rPr>
          <w:lang w:val="en-NZ"/>
        </w:rPr>
        <w:t xml:space="preserve">may be </w:t>
      </w:r>
      <w:r w:rsidRPr="000140D8">
        <w:rPr>
          <w:lang w:val="en-NZ"/>
        </w:rPr>
        <w:t>required</w:t>
      </w:r>
      <w:r>
        <w:rPr>
          <w:lang w:val="en-NZ"/>
        </w:rPr>
        <w:t xml:space="preserve">, but the preference is not </w:t>
      </w:r>
      <w:r w:rsidR="00F756B6">
        <w:rPr>
          <w:lang w:val="en-NZ"/>
        </w:rPr>
        <w:t xml:space="preserve">to </w:t>
      </w:r>
      <w:r>
        <w:rPr>
          <w:lang w:val="en-NZ"/>
        </w:rPr>
        <w:t xml:space="preserve">do this as it might muddy the waters. Propose to only present the new ensemble approach in this assessment but </w:t>
      </w:r>
      <w:r w:rsidR="008D2271">
        <w:rPr>
          <w:lang w:val="en-NZ"/>
        </w:rPr>
        <w:t>may</w:t>
      </w:r>
      <w:r>
        <w:rPr>
          <w:lang w:val="en-NZ"/>
        </w:rPr>
        <w:t xml:space="preserve"> consider, time-permitting, running a traditional orthogonal grid for comparison. </w:t>
      </w:r>
    </w:p>
    <w:p w14:paraId="6F0BC4BE" w14:textId="6B84C679" w:rsidR="000C4121" w:rsidRPr="000140D8" w:rsidRDefault="000C4121" w:rsidP="00616D80">
      <w:pPr>
        <w:pStyle w:val="ListParagraph"/>
        <w:keepNext/>
        <w:numPr>
          <w:ilvl w:val="0"/>
          <w:numId w:val="12"/>
        </w:numPr>
        <w:ind w:left="714" w:hanging="357"/>
        <w:jc w:val="left"/>
        <w:rPr>
          <w:b/>
          <w:bCs/>
          <w:lang w:val="en-NZ"/>
        </w:rPr>
      </w:pPr>
      <w:r w:rsidRPr="001B465E">
        <w:rPr>
          <w:b/>
          <w:bCs/>
          <w:i/>
          <w:iCs/>
        </w:rPr>
        <w:t>When using this method for the projections, how would this compare to the orthogonal grid approach?</w:t>
      </w:r>
      <w:r w:rsidRPr="000140D8">
        <w:t xml:space="preserve"> </w:t>
      </w:r>
      <w:r>
        <w:t xml:space="preserve">Expect </w:t>
      </w:r>
      <w:r w:rsidR="008D2271">
        <w:t xml:space="preserve">that </w:t>
      </w:r>
      <w:r>
        <w:t>this would function in same way as</w:t>
      </w:r>
      <w:r w:rsidR="008D2271">
        <w:t xml:space="preserve"> a</w:t>
      </w:r>
      <w:r>
        <w:t xml:space="preserve"> conventional grid</w:t>
      </w:r>
      <w:r w:rsidR="008D2271">
        <w:t xml:space="preserve"> projection</w:t>
      </w:r>
      <w:r>
        <w:t>, every model from the ensemble would be used in the projections.</w:t>
      </w:r>
    </w:p>
    <w:p w14:paraId="31878E0F" w14:textId="77777777" w:rsidR="000C4121" w:rsidRDefault="000C4121" w:rsidP="000C4121">
      <w:pPr>
        <w:pStyle w:val="Heading3"/>
        <w:rPr>
          <w:lang w:val="en-NZ"/>
        </w:rPr>
      </w:pPr>
      <w:r>
        <w:rPr>
          <w:lang w:val="en-NZ"/>
        </w:rPr>
        <w:t>Biological assumptions</w:t>
      </w:r>
    </w:p>
    <w:p w14:paraId="3861919E" w14:textId="6B687593" w:rsidR="000C4121" w:rsidRDefault="000C4121" w:rsidP="000C4121">
      <w:pPr>
        <w:tabs>
          <w:tab w:val="left" w:pos="3720"/>
        </w:tabs>
      </w:pPr>
      <w:r>
        <w:t xml:space="preserve">Presentation of the biological assumptions was provided by Nicholas Ducharme-Barth, who </w:t>
      </w:r>
      <w:r w:rsidR="00A37A23">
        <w:t xml:space="preserve">also </w:t>
      </w:r>
      <w:r>
        <w:t xml:space="preserve">provided an overview of the biological parameters used in the previous assessment. These were discussed in relation to developing the joint prior for the model ensemble. </w:t>
      </w:r>
      <w:r w:rsidR="005242B3">
        <w:t>Acknowledgement of the recent swordfish review work conducted for SPC by Brad Moore of NIWA (Moore et al. 2020) that supported f</w:t>
      </w:r>
      <w:r>
        <w:t xml:space="preserve">urther analysis of biological parameters </w:t>
      </w:r>
      <w:r w:rsidR="005242B3">
        <w:t>and</w:t>
      </w:r>
      <w:r>
        <w:t xml:space="preserve"> </w:t>
      </w:r>
      <w:r w:rsidR="005242B3">
        <w:t xml:space="preserve">development of a two-sex </w:t>
      </w:r>
      <w:r>
        <w:t xml:space="preserve">model. Information on growth parameters from recent otolith ageing (i.e., Farley et al. 2016, WCPFC-SC12-2016/SA WP-11), spawning potential ogive, and length/weight relationship was discussed. Data on sex ratio at length and length/weight relationships was obtained from observer data held by SPC. Models used to generate the joint prior were implemented in </w:t>
      </w:r>
      <w:hyperlink r:id="rId16" w:history="1">
        <w:r w:rsidR="00A37A23" w:rsidRPr="00A37A23">
          <w:rPr>
            <w:rStyle w:val="Hyperlink"/>
          </w:rPr>
          <w:t>STAN</w:t>
        </w:r>
      </w:hyperlink>
      <w:r>
        <w:t>. Presentation of re-analysed growth data showed an error in the previous assessment model due to an incorrect conversion to lower jaw fork length, this has been rectified. In relation to the spawning potential (i.e., sex-ratio x female maturity) ogive, MFCL can now use maturity a</w:t>
      </w:r>
      <w:r w:rsidR="00F756B6">
        <w:t>t</w:t>
      </w:r>
      <w:r>
        <w:t xml:space="preserve"> length which is preferred over maturity </w:t>
      </w:r>
      <w:r w:rsidR="00F756B6">
        <w:t xml:space="preserve">at </w:t>
      </w:r>
      <w:r>
        <w:t>age. Strong prior on 50:50 sex ratio at smaller sizes, but minor effect. Some difference in the length-weight relationship were observed in the updated analysis, and females appeared heav</w:t>
      </w:r>
      <w:r w:rsidR="00F756B6">
        <w:t>i</w:t>
      </w:r>
      <w:r>
        <w:t>er than males of the same length for the larger sizes.</w:t>
      </w:r>
    </w:p>
    <w:p w14:paraId="121C2EC5" w14:textId="5AE58249" w:rsidR="000C4121" w:rsidRDefault="000C4121" w:rsidP="000C4121">
      <w:pPr>
        <w:tabs>
          <w:tab w:val="left" w:pos="3720"/>
        </w:tabs>
      </w:pPr>
      <w:r>
        <w:t xml:space="preserve">For natural mortality, review of the previous approach showed some unusual natural mortality models were applied with some having higher M for larger/old fish compared to small juveniles. This seemed inappropriate and as there was no information to justify the earlier M approach, an alternative </w:t>
      </w:r>
      <w:r w:rsidR="00F756B6">
        <w:t xml:space="preserve">is </w:t>
      </w:r>
      <w:r>
        <w:t xml:space="preserve">proposed to model M at age using the adult M (estimated from the approach of Then </w:t>
      </w:r>
      <w:r w:rsidRPr="00A22E17">
        <w:rPr>
          <w:i/>
          <w:iCs/>
        </w:rPr>
        <w:t>et al.</w:t>
      </w:r>
      <w:r>
        <w:t xml:space="preserve"> 2015) and applying the method used in Stock Synthesis to create a Lorenzen M-at-age for males and females. It was acknowledged that other approaches are possible, and advice was sought from the PAW.</w:t>
      </w:r>
    </w:p>
    <w:p w14:paraId="5E3B0345" w14:textId="268422A7" w:rsidR="000C4121" w:rsidRDefault="000C4121" w:rsidP="000C4121">
      <w:pPr>
        <w:tabs>
          <w:tab w:val="left" w:pos="3720"/>
        </w:tabs>
      </w:pPr>
      <w:r>
        <w:t>For steepness – a uniform prior (0.65-0.95) was applied in the trial study, but alternative approaches we</w:t>
      </w:r>
      <w:r w:rsidR="00F756B6">
        <w:t>re</w:t>
      </w:r>
      <w:r>
        <w:t xml:space="preserve"> explored including Thorson</w:t>
      </w:r>
      <w:r w:rsidR="00CD28C6">
        <w:t xml:space="preserve"> et al., (2017)</w:t>
      </w:r>
      <w:r>
        <w:t xml:space="preserve"> (FishLife</w:t>
      </w:r>
      <w:r w:rsidR="00F756B6">
        <w:t xml:space="preserve">) </w:t>
      </w:r>
      <w:r>
        <w:t>and Mangel et al., (2010). The Mangel et al. approach required information o</w:t>
      </w:r>
      <w:r w:rsidR="007D430F">
        <w:t>n</w:t>
      </w:r>
      <w:r>
        <w:t xml:space="preserve"> survival of the egg and larval stages, which is not available for swordfish but has </w:t>
      </w:r>
      <w:r w:rsidR="007D430F">
        <w:t xml:space="preserve">a </w:t>
      </w:r>
      <w:r>
        <w:t xml:space="preserve">major influence on the steepness distribution produced. This approach was deemed inappropriate, but choice of approach is still to be decided, the default being a uniform prior. </w:t>
      </w:r>
    </w:p>
    <w:p w14:paraId="18F967C1" w14:textId="77777777" w:rsidR="000C4121" w:rsidRDefault="000C4121" w:rsidP="000C4121">
      <w:pPr>
        <w:keepNext/>
        <w:jc w:val="left"/>
        <w:rPr>
          <w:b/>
          <w:bCs/>
          <w:lang w:val="en-NZ"/>
        </w:rPr>
      </w:pPr>
      <w:bookmarkStart w:id="954" w:name="_Hlk71367616"/>
      <w:r w:rsidRPr="00294B5E">
        <w:rPr>
          <w:b/>
          <w:bCs/>
          <w:lang w:val="en-NZ"/>
        </w:rPr>
        <w:t>Comments and discussion:</w:t>
      </w:r>
    </w:p>
    <w:bookmarkEnd w:id="954"/>
    <w:p w14:paraId="330E09FE" w14:textId="58651DAD" w:rsidR="000C4121" w:rsidRDefault="007D430F" w:rsidP="000C4121">
      <w:pPr>
        <w:tabs>
          <w:tab w:val="left" w:pos="3720"/>
        </w:tabs>
      </w:pPr>
      <w:r>
        <w:t>The d</w:t>
      </w:r>
      <w:r w:rsidR="000C4121">
        <w:t xml:space="preserve">iscussion mostly focused on steepness. </w:t>
      </w:r>
    </w:p>
    <w:p w14:paraId="3CA21590" w14:textId="06422E26" w:rsidR="000C4121" w:rsidRDefault="000C4121" w:rsidP="000C4121">
      <w:pPr>
        <w:tabs>
          <w:tab w:val="left" w:pos="3720"/>
        </w:tabs>
      </w:pPr>
      <w:r>
        <w:rPr>
          <w:b/>
          <w:bCs/>
          <w:i/>
          <w:iCs/>
        </w:rPr>
        <w:t>The</w:t>
      </w:r>
      <w:r w:rsidRPr="003D58D8">
        <w:rPr>
          <w:b/>
          <w:bCs/>
          <w:i/>
          <w:iCs/>
        </w:rPr>
        <w:t xml:space="preserve"> large spread of the steepness distribution produced by the Thorson FishLife method was pointed out, </w:t>
      </w:r>
      <w:r>
        <w:rPr>
          <w:b/>
          <w:bCs/>
          <w:i/>
          <w:iCs/>
        </w:rPr>
        <w:t>in</w:t>
      </w:r>
      <w:r w:rsidRPr="003D58D8">
        <w:rPr>
          <w:b/>
          <w:bCs/>
          <w:i/>
          <w:iCs/>
        </w:rPr>
        <w:t xml:space="preserve"> particular the really low values included in the predicted distribution.</w:t>
      </w:r>
      <w:r>
        <w:rPr>
          <w:b/>
          <w:bCs/>
          <w:i/>
          <w:iCs/>
        </w:rPr>
        <w:t xml:space="preserve"> </w:t>
      </w:r>
      <w:r>
        <w:t>Probably d</w:t>
      </w:r>
      <w:r w:rsidR="00F756B6">
        <w:t xml:space="preserve">ue to </w:t>
      </w:r>
      <w:r>
        <w:t>the large range of species information used</w:t>
      </w:r>
      <w:r w:rsidR="00F756B6">
        <w:t xml:space="preserve"> and </w:t>
      </w:r>
      <w:r>
        <w:t>includ</w:t>
      </w:r>
      <w:r w:rsidR="00F756B6">
        <w:t>ed in</w:t>
      </w:r>
      <w:r>
        <w:t xml:space="preserve"> the RAM legacy database. It was noted that given the uncertainty in the steepness value that it is important to include a suitable range of values.</w:t>
      </w:r>
    </w:p>
    <w:p w14:paraId="3122094F" w14:textId="77777777" w:rsidR="000C4121" w:rsidRPr="007D430F" w:rsidRDefault="000C4121" w:rsidP="000C4121">
      <w:pPr>
        <w:tabs>
          <w:tab w:val="left" w:pos="3720"/>
        </w:tabs>
        <w:rPr>
          <w:b/>
          <w:bCs/>
          <w:i/>
          <w:iCs/>
        </w:rPr>
      </w:pPr>
      <w:r w:rsidRPr="007D430F">
        <w:rPr>
          <w:b/>
          <w:bCs/>
          <w:i/>
          <w:iCs/>
        </w:rPr>
        <w:t>A follow-up comment suggested to be wary of these meta-analysis approaches, and there was no evidence for low steepness values for tuna like species such as swordfish.</w:t>
      </w:r>
    </w:p>
    <w:p w14:paraId="01CBE6EE" w14:textId="020247E4" w:rsidR="000C4121" w:rsidRPr="003D58D8" w:rsidRDefault="000C4121" w:rsidP="000C4121">
      <w:pPr>
        <w:tabs>
          <w:tab w:val="left" w:pos="3720"/>
        </w:tabs>
      </w:pPr>
      <w:r w:rsidRPr="00292AA3">
        <w:rPr>
          <w:b/>
          <w:bCs/>
          <w:i/>
          <w:iCs/>
        </w:rPr>
        <w:t>For paramaterising M at age, consider the Maunder IATTC method.</w:t>
      </w:r>
      <w:r>
        <w:t xml:space="preserve"> This was tried but provided results that didn’t </w:t>
      </w:r>
      <w:r w:rsidR="00D86A47">
        <w:t>seem realistic</w:t>
      </w:r>
      <w:r>
        <w:t>, males had very much higher M a</w:t>
      </w:r>
      <w:r w:rsidR="00F756B6">
        <w:t>t</w:t>
      </w:r>
      <w:r>
        <w:t xml:space="preserve"> the same ages as females for younger fish. Mark </w:t>
      </w:r>
      <w:r w:rsidR="00F756B6">
        <w:t xml:space="preserve">Maunder </w:t>
      </w:r>
      <w:r>
        <w:t>to follow up with Nicholas on this issue.</w:t>
      </w:r>
    </w:p>
    <w:p w14:paraId="0666FA07" w14:textId="1FE5CD1E" w:rsidR="000C4121" w:rsidRDefault="000C4121" w:rsidP="000C4121">
      <w:r w:rsidRPr="009C1025">
        <w:rPr>
          <w:b/>
          <w:bCs/>
          <w:i/>
          <w:iCs/>
        </w:rPr>
        <w:t>Additional comments</w:t>
      </w:r>
      <w:r w:rsidR="00F756B6">
        <w:t>.</w:t>
      </w:r>
      <w:r>
        <w:t xml:space="preserve"> </w:t>
      </w:r>
      <w:r w:rsidR="00F756B6" w:rsidRPr="00AD7263">
        <w:rPr>
          <w:b/>
          <w:bCs/>
          <w:i/>
          <w:iCs/>
        </w:rPr>
        <w:t>I</w:t>
      </w:r>
      <w:r w:rsidRPr="00AD7263">
        <w:rPr>
          <w:b/>
          <w:bCs/>
          <w:i/>
          <w:iCs/>
        </w:rPr>
        <w:t xml:space="preserve">ncluded to use appropriate growth models for younger fish of species with dimorphic growth. And </w:t>
      </w:r>
      <w:r w:rsidR="00AD7263" w:rsidRPr="00AD7263">
        <w:rPr>
          <w:b/>
          <w:bCs/>
          <w:i/>
          <w:iCs/>
        </w:rPr>
        <w:t xml:space="preserve">that </w:t>
      </w:r>
      <w:r w:rsidRPr="00AD7263">
        <w:rPr>
          <w:b/>
          <w:bCs/>
          <w:i/>
          <w:iCs/>
        </w:rPr>
        <w:t>there is enough evidence from other billfish to suggest high steepness values are more likely, so use this information to get the ballpark right</w:t>
      </w:r>
      <w:r>
        <w:t>.</w:t>
      </w:r>
    </w:p>
    <w:p w14:paraId="37928F8D" w14:textId="4ACA58FF" w:rsidR="000C4121" w:rsidRPr="009C1025" w:rsidRDefault="000C4121" w:rsidP="000C4121">
      <w:r w:rsidRPr="005312B8">
        <w:rPr>
          <w:b/>
          <w:bCs/>
          <w:i/>
          <w:iCs/>
        </w:rPr>
        <w:t>The sensitivity of management quantities to various growth parameters was mentioned, specifically t</w:t>
      </w:r>
      <w:r w:rsidRPr="005312B8">
        <w:rPr>
          <w:b/>
          <w:bCs/>
          <w:i/>
          <w:iCs/>
          <w:vertAlign w:val="subscript"/>
        </w:rPr>
        <w:t>o</w:t>
      </w:r>
      <w:r w:rsidRPr="005312B8">
        <w:rPr>
          <w:b/>
          <w:bCs/>
          <w:i/>
          <w:iCs/>
        </w:rPr>
        <w:t xml:space="preserve"> that seems influential in the ensemble models </w:t>
      </w:r>
      <w:r w:rsidR="009C18A0">
        <w:rPr>
          <w:b/>
          <w:bCs/>
          <w:i/>
          <w:iCs/>
        </w:rPr>
        <w:t>e.g.</w:t>
      </w:r>
      <w:r w:rsidRPr="005312B8">
        <w:rPr>
          <w:b/>
          <w:bCs/>
          <w:i/>
          <w:iCs/>
        </w:rPr>
        <w:t>.</w:t>
      </w:r>
      <w:r w:rsidR="00F756B6">
        <w:rPr>
          <w:b/>
          <w:bCs/>
          <w:i/>
          <w:iCs/>
        </w:rPr>
        <w:t>,</w:t>
      </w:r>
      <w:r w:rsidRPr="005312B8">
        <w:rPr>
          <w:b/>
          <w:bCs/>
          <w:i/>
          <w:iCs/>
        </w:rPr>
        <w:t xml:space="preserve"> t</w:t>
      </w:r>
      <w:r w:rsidRPr="005312B8">
        <w:rPr>
          <w:b/>
          <w:bCs/>
          <w:i/>
          <w:iCs/>
          <w:vertAlign w:val="subscript"/>
        </w:rPr>
        <w:t>o</w:t>
      </w:r>
      <w:r w:rsidRPr="005312B8">
        <w:rPr>
          <w:b/>
          <w:bCs/>
          <w:i/>
          <w:iCs/>
        </w:rPr>
        <w:t xml:space="preserve"> = - 2 years, is not realistic but an artifact of selectivity in the sampling process. It is worth considering alternative constrained growth models to fix the t</w:t>
      </w:r>
      <w:r w:rsidRPr="005312B8">
        <w:rPr>
          <w:b/>
          <w:bCs/>
          <w:i/>
          <w:iCs/>
          <w:vertAlign w:val="subscript"/>
        </w:rPr>
        <w:t>o</w:t>
      </w:r>
      <w:r w:rsidRPr="005312B8">
        <w:rPr>
          <w:b/>
          <w:bCs/>
          <w:i/>
          <w:iCs/>
        </w:rPr>
        <w:t xml:space="preserve"> at something more reasonable.</w:t>
      </w:r>
      <w:r>
        <w:t xml:space="preserve"> </w:t>
      </w:r>
      <w:r w:rsidR="00AD7263">
        <w:t>It would be p</w:t>
      </w:r>
      <w:r>
        <w:t>ossible to place priors on t</w:t>
      </w:r>
      <w:r w:rsidRPr="009C1025">
        <w:rPr>
          <w:vertAlign w:val="subscript"/>
        </w:rPr>
        <w:t>o</w:t>
      </w:r>
      <w:r>
        <w:t>, currently use a broad prior, but perhaps better to use a much lower and narrower prior.</w:t>
      </w:r>
    </w:p>
    <w:p w14:paraId="0C99D6C1" w14:textId="2563FE0A" w:rsidR="000C4121" w:rsidRDefault="000C4121" w:rsidP="000C4121">
      <w:r w:rsidRPr="009C1025">
        <w:rPr>
          <w:b/>
          <w:bCs/>
          <w:i/>
          <w:iCs/>
        </w:rPr>
        <w:t xml:space="preserve">Questions on MFCL capacity to use different growth models </w:t>
      </w:r>
      <w:r>
        <w:rPr>
          <w:b/>
          <w:bCs/>
          <w:i/>
          <w:iCs/>
        </w:rPr>
        <w:t>for different par</w:t>
      </w:r>
      <w:r w:rsidR="00F756B6">
        <w:rPr>
          <w:b/>
          <w:bCs/>
          <w:i/>
          <w:iCs/>
        </w:rPr>
        <w:t>ts</w:t>
      </w:r>
      <w:r>
        <w:rPr>
          <w:b/>
          <w:bCs/>
          <w:i/>
          <w:iCs/>
        </w:rPr>
        <w:t xml:space="preserve"> of the growth curve, </w:t>
      </w:r>
      <w:r w:rsidRPr="009C1025">
        <w:rPr>
          <w:b/>
          <w:bCs/>
          <w:i/>
          <w:iCs/>
        </w:rPr>
        <w:t>i.e.</w:t>
      </w:r>
      <w:r w:rsidR="00F756B6">
        <w:rPr>
          <w:b/>
          <w:bCs/>
          <w:i/>
          <w:iCs/>
        </w:rPr>
        <w:t>,</w:t>
      </w:r>
      <w:r w:rsidRPr="009C1025">
        <w:rPr>
          <w:b/>
          <w:bCs/>
          <w:i/>
          <w:iCs/>
        </w:rPr>
        <w:t xml:space="preserve"> linea</w:t>
      </w:r>
      <w:r>
        <w:rPr>
          <w:b/>
          <w:bCs/>
          <w:i/>
          <w:iCs/>
        </w:rPr>
        <w:t>r</w:t>
      </w:r>
      <w:r w:rsidRPr="009C1025">
        <w:rPr>
          <w:b/>
          <w:bCs/>
          <w:i/>
          <w:iCs/>
        </w:rPr>
        <w:t xml:space="preserve"> for up to </w:t>
      </w:r>
      <w:r>
        <w:rPr>
          <w:b/>
          <w:bCs/>
          <w:i/>
          <w:iCs/>
        </w:rPr>
        <w:t>L</w:t>
      </w:r>
      <w:r w:rsidRPr="009C1025">
        <w:rPr>
          <w:b/>
          <w:bCs/>
          <w:i/>
          <w:iCs/>
        </w:rPr>
        <w:t xml:space="preserve">1 then say VB after that. </w:t>
      </w:r>
      <w:r>
        <w:t xml:space="preserve">MFCL </w:t>
      </w:r>
      <w:r w:rsidR="00F756B6">
        <w:t xml:space="preserve">is </w:t>
      </w:r>
      <w:r>
        <w:t>not as flexible as SS is for growth modelling, but good to try this externally.</w:t>
      </w:r>
    </w:p>
    <w:p w14:paraId="04D059B2" w14:textId="77777777" w:rsidR="000C4121" w:rsidRDefault="000C4121" w:rsidP="000C4121">
      <w:r w:rsidRPr="005312B8">
        <w:rPr>
          <w:b/>
          <w:bCs/>
          <w:i/>
          <w:iCs/>
        </w:rPr>
        <w:t>Question about incorporating variance around the growth curve.</w:t>
      </w:r>
      <w:r>
        <w:t xml:space="preserve"> Variance around growth curve can be estimated externally and fixed or internally, internal estimates are higher.</w:t>
      </w:r>
    </w:p>
    <w:p w14:paraId="480DC241" w14:textId="6A397E25" w:rsidR="000C4121" w:rsidRDefault="000C4121" w:rsidP="000C4121">
      <w:r w:rsidRPr="005312B8">
        <w:rPr>
          <w:b/>
          <w:bCs/>
          <w:i/>
          <w:iCs/>
        </w:rPr>
        <w:t xml:space="preserve">Suggestion to include a steepness of 1, as </w:t>
      </w:r>
      <w:r w:rsidR="00AD7263">
        <w:rPr>
          <w:b/>
          <w:bCs/>
          <w:i/>
          <w:iCs/>
        </w:rPr>
        <w:t xml:space="preserve">then </w:t>
      </w:r>
      <w:r w:rsidRPr="005312B8">
        <w:rPr>
          <w:b/>
          <w:bCs/>
          <w:i/>
          <w:iCs/>
        </w:rPr>
        <w:t>can compare to the IATTC swordfish assessment that uses 1</w:t>
      </w:r>
      <w:r>
        <w:t>. This can be included, or at least a value very close to 1. (</w:t>
      </w:r>
      <w:r w:rsidR="00AD7263">
        <w:t>B</w:t>
      </w:r>
      <w:r>
        <w:t xml:space="preserve">ut note </w:t>
      </w:r>
      <w:r w:rsidR="009C18A0">
        <w:t xml:space="preserve">the </w:t>
      </w:r>
      <w:r>
        <w:t xml:space="preserve">follow-up comment on steepness of 1 being implausible and </w:t>
      </w:r>
      <w:r w:rsidR="009C18A0">
        <w:t xml:space="preserve">therefore </w:t>
      </w:r>
      <w:r>
        <w:t>should not be used).</w:t>
      </w:r>
    </w:p>
    <w:p w14:paraId="52E2011E" w14:textId="1E3E0E5E" w:rsidR="000C4121" w:rsidRPr="000767CF" w:rsidRDefault="000C4121" w:rsidP="000C4121">
      <w:r w:rsidRPr="005312B8">
        <w:rPr>
          <w:b/>
          <w:bCs/>
          <w:i/>
          <w:iCs/>
        </w:rPr>
        <w:t>Suggestion to use a more flexible growth curve, i.e., Richards.</w:t>
      </w:r>
      <w:r w:rsidRPr="000767CF">
        <w:rPr>
          <w:b/>
          <w:bCs/>
        </w:rPr>
        <w:t xml:space="preserve"> </w:t>
      </w:r>
      <w:r w:rsidRPr="005312B8">
        <w:t>Agree</w:t>
      </w:r>
      <w:r w:rsidR="00AD7263">
        <w:t>,</w:t>
      </w:r>
      <w:r>
        <w:rPr>
          <w:b/>
          <w:bCs/>
        </w:rPr>
        <w:t xml:space="preserve"> </w:t>
      </w:r>
      <w:r>
        <w:t>worth looking into and trying the Richards, time-permitting.</w:t>
      </w:r>
    </w:p>
    <w:p w14:paraId="4351BD01" w14:textId="77777777" w:rsidR="000C4121" w:rsidRPr="000767CF" w:rsidRDefault="000C4121" w:rsidP="000C4121">
      <w:pPr>
        <w:keepNext/>
        <w:keepLines/>
        <w:spacing w:before="200" w:after="0"/>
        <w:outlineLvl w:val="2"/>
        <w:rPr>
          <w:rFonts w:asciiTheme="majorHAnsi" w:eastAsiaTheme="majorEastAsia" w:hAnsiTheme="majorHAnsi" w:cstheme="majorBidi"/>
          <w:b/>
          <w:bCs/>
          <w:color w:val="4F81BD" w:themeColor="accent1"/>
          <w:lang w:val="en-NZ"/>
        </w:rPr>
      </w:pPr>
      <w:r>
        <w:rPr>
          <w:rFonts w:asciiTheme="majorHAnsi" w:eastAsiaTheme="majorEastAsia" w:hAnsiTheme="majorHAnsi" w:cstheme="majorBidi"/>
          <w:b/>
          <w:bCs/>
          <w:color w:val="4F81BD" w:themeColor="accent1"/>
          <w:lang w:val="en-NZ"/>
        </w:rPr>
        <w:t>Multi-sex considerations</w:t>
      </w:r>
    </w:p>
    <w:p w14:paraId="31CCB8CA" w14:textId="4FC508A0" w:rsidR="000C4121" w:rsidRDefault="000C4121" w:rsidP="000C4121">
      <w:r>
        <w:t xml:space="preserve">A multi-sex model was a recommendation from the last assessment due to the dimorphic growth of males and females (females larger in size and weight at age). </w:t>
      </w:r>
      <w:r w:rsidR="00DC61B0">
        <w:t>The p</w:t>
      </w:r>
      <w:r>
        <w:t>revious assessment r</w:t>
      </w:r>
      <w:r w:rsidR="00DC61B0">
        <w:t>a</w:t>
      </w:r>
      <w:r>
        <w:t>n a two</w:t>
      </w:r>
      <w:r w:rsidR="00F83E56">
        <w:t>-</w:t>
      </w:r>
      <w:r>
        <w:t>sex model as a sensitivity. Some recommendations were derived</w:t>
      </w:r>
      <w:r w:rsidR="00D86A47">
        <w:t>, including</w:t>
      </w:r>
      <w:r>
        <w:t>: define selectivity as a function of length, define zero-selectivity as a function of length not age, apply alternative forms of selectivity beyond cubic spline and logistic for multi-sex models. Progress on recommendations from the previous assessment has been limited and there has been no real progress on improving sex</w:t>
      </w:r>
      <w:r w:rsidR="009C18A0">
        <w:t>-</w:t>
      </w:r>
      <w:r>
        <w:t>specific data collections.</w:t>
      </w:r>
    </w:p>
    <w:p w14:paraId="15D9E6AA" w14:textId="54E8C1BC" w:rsidR="000C4121" w:rsidRDefault="000C4121" w:rsidP="000C4121">
      <w:r>
        <w:t>A summary of available sex</w:t>
      </w:r>
      <w:r w:rsidR="009C18A0">
        <w:t>-</w:t>
      </w:r>
      <w:r>
        <w:t>specific data was provided, indicating that sex specific data is limited compared to sex aggregated data, so even if running a sex specific model</w:t>
      </w:r>
      <w:r w:rsidR="009E17EC">
        <w:t>,</w:t>
      </w:r>
      <w:r>
        <w:t xml:space="preserve"> the aggregated data will still be used to drive most of the dynamics. Spatial patterns in sex ratios were displayed, emphasizing the occurrence of large females in the south west area of the WCPO (especially around NZ) and males in the north east area. Male and female LF data </w:t>
      </w:r>
      <w:r w:rsidR="009E17EC">
        <w:t xml:space="preserve">is </w:t>
      </w:r>
      <w:r>
        <w:t xml:space="preserve">only really </w:t>
      </w:r>
      <w:r w:rsidR="009E17EC">
        <w:t>available</w:t>
      </w:r>
      <w:r>
        <w:t xml:space="preserve"> from the 2000’s. Large females also </w:t>
      </w:r>
      <w:r w:rsidR="00D86A47">
        <w:t xml:space="preserve">do appear </w:t>
      </w:r>
      <w:r>
        <w:t>in the north</w:t>
      </w:r>
      <w:r w:rsidR="00D86A47">
        <w:t xml:space="preserve"> </w:t>
      </w:r>
      <w:r>
        <w:t>east corner</w:t>
      </w:r>
      <w:r w:rsidR="00D86A47">
        <w:t xml:space="preserve"> of the assessment region</w:t>
      </w:r>
      <w:r>
        <w:t xml:space="preserve"> in different quarters to when they occur in the southwest region. More research </w:t>
      </w:r>
      <w:r w:rsidR="00D86A47">
        <w:t xml:space="preserve">is </w:t>
      </w:r>
      <w:r>
        <w:t>required to understand the relationship between the swordfish in the north</w:t>
      </w:r>
      <w:r w:rsidR="00D86A47">
        <w:t xml:space="preserve"> </w:t>
      </w:r>
      <w:r>
        <w:t xml:space="preserve">east region </w:t>
      </w:r>
      <w:r w:rsidR="00D86A47">
        <w:t xml:space="preserve">of the southwest Pacific </w:t>
      </w:r>
      <w:r>
        <w:t xml:space="preserve">and </w:t>
      </w:r>
      <w:r w:rsidR="00D86A47">
        <w:t xml:space="preserve">across </w:t>
      </w:r>
      <w:r>
        <w:t>the different convention areas.</w:t>
      </w:r>
    </w:p>
    <w:p w14:paraId="6372D3F5" w14:textId="005D1A73" w:rsidR="000C4121" w:rsidRDefault="000C4121" w:rsidP="000C4121">
      <w:r>
        <w:t>Preliminary model runs of multi-sex models against the single</w:t>
      </w:r>
      <w:r w:rsidR="009C18A0">
        <w:t>-</w:t>
      </w:r>
      <w:r>
        <w:t>sex model showed that inclusion of sex specific data did not result in significant changes in spawning potential (biomass) trends, however when applying female weight conversions</w:t>
      </w:r>
      <w:r w:rsidR="009E17EC">
        <w:t>,</w:t>
      </w:r>
      <w:r>
        <w:t xml:space="preserve"> the spawning potential was, as expected, notably higher (females being larger than males) but with similar trends and variation as the single sex model. The multi-sex model however, did not achieve a positive definite Hessian.</w:t>
      </w:r>
    </w:p>
    <w:p w14:paraId="473A53CB" w14:textId="5705F23C" w:rsidR="000C4121" w:rsidRDefault="000C4121" w:rsidP="000C4121">
      <w:r>
        <w:t xml:space="preserve">The planned approach is to develop </w:t>
      </w:r>
      <w:r w:rsidR="00D86A47">
        <w:t xml:space="preserve">the assessment </w:t>
      </w:r>
      <w:r>
        <w:t xml:space="preserve">as a single-sex model, with the intention of basing management advice off a single sex model ensemble. Pending continued refinements to </w:t>
      </w:r>
      <w:r w:rsidR="00D86A47">
        <w:t>MFCL’s</w:t>
      </w:r>
      <w:r>
        <w:t xml:space="preserve"> multi-sex capabilities, a multi-sex version of the single sex model will be developed as a sensitivity to ensure that management reference points are not overly biased due to biological simplification.</w:t>
      </w:r>
    </w:p>
    <w:p w14:paraId="23AD5AE7" w14:textId="77777777" w:rsidR="000C4121" w:rsidRDefault="000C4121" w:rsidP="000C4121">
      <w:pPr>
        <w:keepNext/>
        <w:jc w:val="left"/>
        <w:rPr>
          <w:b/>
          <w:bCs/>
          <w:lang w:val="en-NZ"/>
        </w:rPr>
      </w:pPr>
      <w:r w:rsidRPr="00294B5E">
        <w:rPr>
          <w:b/>
          <w:bCs/>
          <w:lang w:val="en-NZ"/>
        </w:rPr>
        <w:t>Comments and discussion:</w:t>
      </w:r>
    </w:p>
    <w:p w14:paraId="4C8526AF" w14:textId="011436F7" w:rsidR="000C4121" w:rsidRDefault="000C4121" w:rsidP="00616D80">
      <w:pPr>
        <w:pStyle w:val="ListParagraph"/>
        <w:numPr>
          <w:ilvl w:val="0"/>
          <w:numId w:val="38"/>
        </w:numPr>
      </w:pPr>
      <w:r w:rsidRPr="00D86A47">
        <w:rPr>
          <w:b/>
          <w:bCs/>
          <w:i/>
          <w:iCs/>
        </w:rPr>
        <w:t xml:space="preserve">Question on natural mortality at age by gender if a multi-sex approach, what </w:t>
      </w:r>
      <w:r w:rsidR="009E17EC" w:rsidRPr="00D86A47">
        <w:rPr>
          <w:b/>
          <w:bCs/>
          <w:i/>
          <w:iCs/>
        </w:rPr>
        <w:t>are</w:t>
      </w:r>
      <w:r w:rsidRPr="00D86A47">
        <w:rPr>
          <w:b/>
          <w:bCs/>
          <w:i/>
          <w:iCs/>
        </w:rPr>
        <w:t xml:space="preserve"> the base assumptions. </w:t>
      </w:r>
      <w:r>
        <w:t>The test models with sex specific biology used a Lorenzen mortality at age, with higher mortality for males.</w:t>
      </w:r>
    </w:p>
    <w:p w14:paraId="2B29EE74" w14:textId="6D6F13E3" w:rsidR="000C4121" w:rsidRDefault="000C4121" w:rsidP="00616D80">
      <w:pPr>
        <w:pStyle w:val="ListParagraph"/>
        <w:numPr>
          <w:ilvl w:val="0"/>
          <w:numId w:val="38"/>
        </w:numPr>
      </w:pPr>
      <w:r w:rsidRPr="00D86A47">
        <w:rPr>
          <w:b/>
          <w:bCs/>
          <w:i/>
          <w:iCs/>
        </w:rPr>
        <w:t>Question about sex ratios at age rather than length.</w:t>
      </w:r>
      <w:r w:rsidRPr="00D86A47">
        <w:rPr>
          <w:b/>
          <w:bCs/>
        </w:rPr>
        <w:t xml:space="preserve"> </w:t>
      </w:r>
      <w:r>
        <w:t>Important to follow-up on the sex ratio at age, to be confident in the assumption of higher natural mortality at age for males. Some indication of higher proportions of larger/older females in the age samples, however, more data need</w:t>
      </w:r>
      <w:r w:rsidR="009E17EC">
        <w:t>ed</w:t>
      </w:r>
      <w:r>
        <w:t xml:space="preserve"> to increase confidence in sex ratio at age for older ages.</w:t>
      </w:r>
    </w:p>
    <w:p w14:paraId="02AD9AAE" w14:textId="147F5C9B" w:rsidR="000C4121" w:rsidRPr="00D86A47" w:rsidRDefault="000C4121" w:rsidP="00616D80">
      <w:pPr>
        <w:pStyle w:val="ListParagraph"/>
        <w:numPr>
          <w:ilvl w:val="0"/>
          <w:numId w:val="38"/>
        </w:numPr>
        <w:rPr>
          <w:lang w:val="en-AU"/>
        </w:rPr>
      </w:pPr>
      <w:r w:rsidRPr="00D86A47">
        <w:rPr>
          <w:b/>
          <w:bCs/>
          <w:i/>
          <w:iCs/>
          <w:lang w:val="en-AU"/>
        </w:rPr>
        <w:t>Under the proposal to run a single sex model, to account for the variation in growth between males and females it would be important to increase the CV on growth.</w:t>
      </w:r>
      <w:r w:rsidRPr="00D86A47">
        <w:rPr>
          <w:lang w:val="en-AU"/>
        </w:rPr>
        <w:t xml:space="preserve"> Agreed</w:t>
      </w:r>
      <w:r w:rsidR="009E17EC" w:rsidRPr="00D86A47">
        <w:rPr>
          <w:lang w:val="en-AU"/>
        </w:rPr>
        <w:t xml:space="preserve">, </w:t>
      </w:r>
      <w:r w:rsidRPr="00D86A47">
        <w:rPr>
          <w:lang w:val="en-AU"/>
        </w:rPr>
        <w:t>for a single sex model it would be important to account for this extra variation in growth.</w:t>
      </w:r>
    </w:p>
    <w:p w14:paraId="5913C413" w14:textId="1E3ACBD7" w:rsidR="000C4121" w:rsidRDefault="00D86A47" w:rsidP="00616D80">
      <w:pPr>
        <w:pStyle w:val="ListParagraph"/>
        <w:numPr>
          <w:ilvl w:val="0"/>
          <w:numId w:val="38"/>
        </w:numPr>
      </w:pPr>
      <w:r>
        <w:rPr>
          <w:b/>
          <w:bCs/>
          <w:i/>
          <w:iCs/>
        </w:rPr>
        <w:t>Comment</w:t>
      </w:r>
      <w:r w:rsidR="000C4121" w:rsidRPr="00D86A47">
        <w:rPr>
          <w:b/>
          <w:bCs/>
          <w:i/>
          <w:iCs/>
        </w:rPr>
        <w:t xml:space="preserve"> that i</w:t>
      </w:r>
      <w:r>
        <w:rPr>
          <w:b/>
          <w:bCs/>
          <w:i/>
          <w:iCs/>
        </w:rPr>
        <w:t>t</w:t>
      </w:r>
      <w:r w:rsidR="000C4121" w:rsidRPr="00D86A47">
        <w:rPr>
          <w:b/>
          <w:bCs/>
          <w:i/>
          <w:iCs/>
        </w:rPr>
        <w:t xml:space="preserve"> does not make sense to run a single sex model when you know you have different growth, even if you have other parameters shared.</w:t>
      </w:r>
      <w:r w:rsidR="000C4121">
        <w:t xml:space="preserve"> A multi-sex model will be attempted pending fixing some issues with the multi-sex features of MFCL. It is important to note that currently the multi-sex model does not return a positive definite </w:t>
      </w:r>
      <w:r w:rsidR="009E17EC">
        <w:t>H</w:t>
      </w:r>
      <w:r w:rsidR="000C4121">
        <w:t>essian solution.</w:t>
      </w:r>
    </w:p>
    <w:p w14:paraId="6655F5F4" w14:textId="77777777" w:rsidR="000C4121" w:rsidRDefault="000C4121" w:rsidP="000C4121">
      <w:pPr>
        <w:keepNext/>
        <w:keepLines/>
        <w:spacing w:before="200" w:after="0"/>
        <w:outlineLvl w:val="2"/>
        <w:rPr>
          <w:rFonts w:asciiTheme="majorHAnsi" w:eastAsiaTheme="majorEastAsia" w:hAnsiTheme="majorHAnsi" w:cstheme="majorBidi"/>
          <w:b/>
          <w:bCs/>
          <w:color w:val="4F81BD" w:themeColor="accent1"/>
          <w:lang w:val="en-NZ"/>
        </w:rPr>
      </w:pPr>
      <w:r>
        <w:rPr>
          <w:rFonts w:asciiTheme="majorHAnsi" w:eastAsiaTheme="majorEastAsia" w:hAnsiTheme="majorHAnsi" w:cstheme="majorBidi"/>
          <w:b/>
          <w:bCs/>
          <w:color w:val="4F81BD" w:themeColor="accent1"/>
          <w:lang w:val="en-NZ"/>
        </w:rPr>
        <w:t>CPUE</w:t>
      </w:r>
    </w:p>
    <w:p w14:paraId="0AC97573" w14:textId="19AABE0B" w:rsidR="000C4121" w:rsidRDefault="000C4121" w:rsidP="000C4121">
      <w:pPr>
        <w:rPr>
          <w:lang w:val="en-NZ"/>
        </w:rPr>
      </w:pPr>
      <w:r>
        <w:rPr>
          <w:lang w:val="en-NZ"/>
        </w:rPr>
        <w:t>Nicholas Ducharme-Barth provide</w:t>
      </w:r>
      <w:r w:rsidR="009E17EC">
        <w:rPr>
          <w:lang w:val="en-NZ"/>
        </w:rPr>
        <w:t>d</w:t>
      </w:r>
      <w:r>
        <w:rPr>
          <w:lang w:val="en-NZ"/>
        </w:rPr>
        <w:t xml:space="preserve"> an overview of the five CPUE time series (two in region 1 – DWFN (Japanese) and AUS – provided by CSIRO, and three in region 2 DWFN x 2 split pre and post 2001 and the Spanish fleet) and the core vessel filtering approach used in the previous assessment. Concerns were raised over the previous assessment in relation to the time of CPUE splitting for DWFN (i.e.</w:t>
      </w:r>
      <w:r w:rsidR="009E17EC">
        <w:rPr>
          <w:lang w:val="en-NZ"/>
        </w:rPr>
        <w:t>,</w:t>
      </w:r>
      <w:r>
        <w:rPr>
          <w:lang w:val="en-NZ"/>
        </w:rPr>
        <w:t xml:space="preserve"> Chinese Taipei) in region 2, and loss of data due to the core filtering approach, the use of single fleets (i.e.</w:t>
      </w:r>
      <w:r w:rsidR="009E17EC">
        <w:rPr>
          <w:lang w:val="en-NZ"/>
        </w:rPr>
        <w:t>,</w:t>
      </w:r>
      <w:r>
        <w:rPr>
          <w:lang w:val="en-NZ"/>
        </w:rPr>
        <w:t xml:space="preserve"> Japan and Chinese Taipei) to represent the entire DWFN fleets, fitting to multiple indices in a region, </w:t>
      </w:r>
      <w:r w:rsidR="009E17EC">
        <w:rPr>
          <w:lang w:val="en-NZ"/>
        </w:rPr>
        <w:t>and need for</w:t>
      </w:r>
      <w:r>
        <w:rPr>
          <w:lang w:val="en-NZ"/>
        </w:rPr>
        <w:t xml:space="preserve"> overlap between the split indices.</w:t>
      </w:r>
    </w:p>
    <w:p w14:paraId="6DAB6E27" w14:textId="1B596C67" w:rsidR="000C4121" w:rsidRPr="000767CF" w:rsidRDefault="009E17EC" w:rsidP="000C4121">
      <w:pPr>
        <w:rPr>
          <w:lang w:val="en-NZ"/>
        </w:rPr>
      </w:pPr>
      <w:r>
        <w:rPr>
          <w:lang w:val="en-NZ"/>
        </w:rPr>
        <w:t>It was discussed that o</w:t>
      </w:r>
      <w:r w:rsidR="000C4121">
        <w:rPr>
          <w:lang w:val="en-NZ"/>
        </w:rPr>
        <w:t xml:space="preserve">pportunities for improvement </w:t>
      </w:r>
      <w:r>
        <w:rPr>
          <w:lang w:val="en-NZ"/>
        </w:rPr>
        <w:t xml:space="preserve">are available </w:t>
      </w:r>
      <w:r w:rsidR="000C4121">
        <w:rPr>
          <w:lang w:val="en-NZ"/>
        </w:rPr>
        <w:t xml:space="preserve">using the index fishery approach, including the AUS index, and the spatio-temporal VAST approach for other fleets to get past the need for core filtering. Also, if splitting the Chinese Taipei index, </w:t>
      </w:r>
      <w:r>
        <w:rPr>
          <w:lang w:val="en-NZ"/>
        </w:rPr>
        <w:t xml:space="preserve">it seems more appropriate to </w:t>
      </w:r>
      <w:r w:rsidR="000C4121">
        <w:rPr>
          <w:lang w:val="en-NZ"/>
        </w:rPr>
        <w:t xml:space="preserve">split in </w:t>
      </w:r>
      <w:r w:rsidR="00820306">
        <w:rPr>
          <w:lang w:val="en-NZ"/>
        </w:rPr>
        <w:t>the 1990s</w:t>
      </w:r>
      <w:r w:rsidR="000C4121">
        <w:rPr>
          <w:lang w:val="en-NZ"/>
        </w:rPr>
        <w:t xml:space="preserve"> rather than 2000. Considering the issue of fitting to multiple indices within a region, c</w:t>
      </w:r>
      <w:r w:rsidR="000C4121" w:rsidRPr="009B4105">
        <w:rPr>
          <w:lang w:val="en-NZ"/>
        </w:rPr>
        <w:t>onflict could be mediated via iterative re-weighting of CPUE or including fit</w:t>
      </w:r>
      <w:r>
        <w:rPr>
          <w:lang w:val="en-NZ"/>
        </w:rPr>
        <w:t>s</w:t>
      </w:r>
      <w:r w:rsidR="000C4121" w:rsidRPr="009B4105">
        <w:rPr>
          <w:lang w:val="en-NZ"/>
        </w:rPr>
        <w:t xml:space="preserve"> to individual</w:t>
      </w:r>
      <w:r w:rsidR="000C4121">
        <w:rPr>
          <w:lang w:val="en-NZ"/>
        </w:rPr>
        <w:t xml:space="preserve"> </w:t>
      </w:r>
      <w:r w:rsidR="000C4121" w:rsidRPr="009B4105">
        <w:rPr>
          <w:lang w:val="en-NZ"/>
        </w:rPr>
        <w:t xml:space="preserve">CPUE indices as axes in </w:t>
      </w:r>
      <w:r>
        <w:rPr>
          <w:lang w:val="en-NZ"/>
        </w:rPr>
        <w:t xml:space="preserve">the </w:t>
      </w:r>
      <w:r w:rsidR="000C4121" w:rsidRPr="009B4105">
        <w:rPr>
          <w:lang w:val="en-NZ"/>
        </w:rPr>
        <w:t>uncertainty grid</w:t>
      </w:r>
      <w:r w:rsidR="000C4121">
        <w:rPr>
          <w:lang w:val="en-NZ"/>
        </w:rPr>
        <w:t xml:space="preserve"> (i.e.</w:t>
      </w:r>
      <w:r>
        <w:rPr>
          <w:lang w:val="en-NZ"/>
        </w:rPr>
        <w:t>,</w:t>
      </w:r>
      <w:r w:rsidR="000C4121">
        <w:rPr>
          <w:lang w:val="en-NZ"/>
        </w:rPr>
        <w:t xml:space="preserve"> </w:t>
      </w:r>
      <w:r>
        <w:rPr>
          <w:lang w:val="en-NZ"/>
        </w:rPr>
        <w:t xml:space="preserve">similar to </w:t>
      </w:r>
      <w:r w:rsidR="000C4121">
        <w:rPr>
          <w:lang w:val="en-NZ"/>
        </w:rPr>
        <w:t xml:space="preserve">previous striped marlin assessment). </w:t>
      </w:r>
      <w:r w:rsidR="000C4121" w:rsidRPr="009B4105">
        <w:rPr>
          <w:lang w:val="en-NZ"/>
        </w:rPr>
        <w:t>If using split indices</w:t>
      </w:r>
      <w:r w:rsidR="00D86A47">
        <w:rPr>
          <w:lang w:val="en-NZ"/>
        </w:rPr>
        <w:t>,</w:t>
      </w:r>
      <w:r w:rsidR="000C4121">
        <w:rPr>
          <w:lang w:val="en-NZ"/>
        </w:rPr>
        <w:t xml:space="preserve"> </w:t>
      </w:r>
      <w:r w:rsidR="00D86A47">
        <w:rPr>
          <w:lang w:val="en-NZ"/>
        </w:rPr>
        <w:t xml:space="preserve">it </w:t>
      </w:r>
      <w:r>
        <w:rPr>
          <w:lang w:val="en-NZ"/>
        </w:rPr>
        <w:t>might be possible to</w:t>
      </w:r>
      <w:r w:rsidR="00820306">
        <w:rPr>
          <w:lang w:val="en-NZ"/>
        </w:rPr>
        <w:t xml:space="preserve"> </w:t>
      </w:r>
      <w:r w:rsidR="000C4121">
        <w:rPr>
          <w:lang w:val="en-NZ"/>
        </w:rPr>
        <w:t>f</w:t>
      </w:r>
      <w:r w:rsidR="000C4121" w:rsidRPr="009B4105">
        <w:rPr>
          <w:lang w:val="en-NZ"/>
        </w:rPr>
        <w:t>orce overlap by going to index fishery approach</w:t>
      </w:r>
      <w:r w:rsidR="000C4121">
        <w:rPr>
          <w:lang w:val="en-NZ"/>
        </w:rPr>
        <w:t xml:space="preserve">, and provide </w:t>
      </w:r>
      <w:r>
        <w:rPr>
          <w:lang w:val="en-NZ"/>
        </w:rPr>
        <w:t xml:space="preserve">a </w:t>
      </w:r>
      <w:r w:rsidR="000C4121">
        <w:rPr>
          <w:lang w:val="en-NZ"/>
        </w:rPr>
        <w:t xml:space="preserve">high CV for the overlap period. Also, </w:t>
      </w:r>
      <w:r>
        <w:rPr>
          <w:lang w:val="en-NZ"/>
        </w:rPr>
        <w:t xml:space="preserve">need to </w:t>
      </w:r>
      <w:r w:rsidR="000C4121">
        <w:rPr>
          <w:lang w:val="en-NZ"/>
        </w:rPr>
        <w:t>t</w:t>
      </w:r>
      <w:r w:rsidR="000C4121" w:rsidRPr="009B4105">
        <w:rPr>
          <w:lang w:val="en-NZ"/>
        </w:rPr>
        <w:t>ake care to partition size-frequency data and CV of indices in the overlap period to minimize the</w:t>
      </w:r>
      <w:r w:rsidR="000C4121">
        <w:rPr>
          <w:lang w:val="en-NZ"/>
        </w:rPr>
        <w:t xml:space="preserve"> </w:t>
      </w:r>
      <w:r w:rsidR="000C4121" w:rsidRPr="009B4105">
        <w:rPr>
          <w:lang w:val="en-NZ"/>
        </w:rPr>
        <w:t>impact of using data twice</w:t>
      </w:r>
      <w:r w:rsidR="000C4121">
        <w:rPr>
          <w:lang w:val="en-NZ"/>
        </w:rPr>
        <w:t xml:space="preserve">. </w:t>
      </w:r>
    </w:p>
    <w:p w14:paraId="37AA660F" w14:textId="77777777" w:rsidR="00C36132" w:rsidRDefault="009E17EC" w:rsidP="000C4121">
      <w:r>
        <w:t>The CPUE presentation f</w:t>
      </w:r>
      <w:r w:rsidR="000C4121">
        <w:t xml:space="preserve">inished with </w:t>
      </w:r>
      <w:r>
        <w:t xml:space="preserve">a summary </w:t>
      </w:r>
      <w:r w:rsidR="00D86A47">
        <w:t xml:space="preserve">of </w:t>
      </w:r>
      <w:r>
        <w:t>things to consider</w:t>
      </w:r>
      <w:r w:rsidR="000C4121">
        <w:t xml:space="preserve"> for </w:t>
      </w:r>
      <w:r>
        <w:t xml:space="preserve">the </w:t>
      </w:r>
      <w:r w:rsidR="000C4121">
        <w:t>CPUE analysis. Should multiple indices be used within each model region? If so</w:t>
      </w:r>
      <w:r w:rsidR="00D86A47">
        <w:t>,</w:t>
      </w:r>
      <w:r w:rsidR="000C4121">
        <w:t xml:space="preserve"> how should conflict be dealt with: iterative re-weighting or through the structural uncertainty grid (current preference is the structural uncertainty grid</w:t>
      </w:r>
      <w:r w:rsidR="00C36132">
        <w:t>, although longer-term iterative reweight would be better but MFCL not set-up to do this</w:t>
      </w:r>
      <w:r w:rsidR="000C4121">
        <w:t xml:space="preserve">). If an ‘index’ fishery approach </w:t>
      </w:r>
      <w:r w:rsidR="00B41C2A">
        <w:t>is</w:t>
      </w:r>
      <w:r w:rsidR="000C4121">
        <w:t xml:space="preserve"> </w:t>
      </w:r>
      <w:r w:rsidR="00B41C2A">
        <w:t xml:space="preserve">used </w:t>
      </w:r>
      <w:r w:rsidR="000C4121">
        <w:t xml:space="preserve">for </w:t>
      </w:r>
      <w:r w:rsidR="00B41C2A">
        <w:t xml:space="preserve">the </w:t>
      </w:r>
      <w:r w:rsidR="000C4121">
        <w:t>DWFN CPUE</w:t>
      </w:r>
      <w:r w:rsidR="00B41C2A">
        <w:t>,</w:t>
      </w:r>
      <w:r w:rsidR="000C4121">
        <w:t xml:space="preserve"> should it also be extended to AU and ES CPUE? What is the most appropriate approach for dealing with split CPUE indices if there is no other index to bridge the split? Should NZ CPUE be included in the assessment model? </w:t>
      </w:r>
    </w:p>
    <w:p w14:paraId="64ADC2E8" w14:textId="1039E115" w:rsidR="000C4121" w:rsidRDefault="000C4121" w:rsidP="000C4121">
      <w:r>
        <w:t xml:space="preserve">Discussion </w:t>
      </w:r>
      <w:r w:rsidR="00C36132">
        <w:t xml:space="preserve">was </w:t>
      </w:r>
      <w:r>
        <w:t>deferred until after the NZ and US CPUE presentations</w:t>
      </w:r>
      <w:r w:rsidR="00C36132">
        <w:t xml:space="preserve">. </w:t>
      </w:r>
    </w:p>
    <w:p w14:paraId="760F475A" w14:textId="336CBD2D" w:rsidR="00B41C2A" w:rsidRPr="00B41C2A" w:rsidRDefault="00B41C2A" w:rsidP="000C4121">
      <w:pPr>
        <w:rPr>
          <w:b/>
          <w:bCs/>
        </w:rPr>
      </w:pPr>
      <w:r w:rsidRPr="00B41C2A">
        <w:rPr>
          <w:b/>
          <w:bCs/>
        </w:rPr>
        <w:t>Presentation of the New Zealand CPUE analysis</w:t>
      </w:r>
    </w:p>
    <w:p w14:paraId="791B181E" w14:textId="0ECC5664" w:rsidR="000C4121" w:rsidRDefault="000C4121" w:rsidP="000C4121">
      <w:r>
        <w:t>Owen Anderson (NIWA) provided a presentation on recent work conducted on CPUE for swordfish in NZ waters (longline fishery)</w:t>
      </w:r>
      <w:r w:rsidR="00C36132">
        <w:t xml:space="preserve">. Swordfish </w:t>
      </w:r>
      <w:r>
        <w:t xml:space="preserve">CPUE has shown an increasing trend since 2004, which corresponds </w:t>
      </w:r>
      <w:r w:rsidR="00B41C2A">
        <w:t xml:space="preserve">to </w:t>
      </w:r>
      <w:r>
        <w:t xml:space="preserve">the introduction of swordfish to the NZ quota system and </w:t>
      </w:r>
      <w:r w:rsidR="00B41C2A">
        <w:t xml:space="preserve">it </w:t>
      </w:r>
      <w:r>
        <w:t>becoming a target fishery (i.e.</w:t>
      </w:r>
      <w:r w:rsidR="00B41C2A">
        <w:t>,</w:t>
      </w:r>
      <w:r>
        <w:t xml:space="preserve"> targeting </w:t>
      </w:r>
      <w:r w:rsidR="00B41C2A">
        <w:t xml:space="preserve">was </w:t>
      </w:r>
      <w:r>
        <w:t xml:space="preserve">not allowed prior to 2004). The analysis considered the NZ fleet fishing </w:t>
      </w:r>
      <w:r w:rsidR="009C18A0">
        <w:t xml:space="preserve">to occur </w:t>
      </w:r>
      <w:r>
        <w:t>primarily around the north island, where as the DWFN</w:t>
      </w:r>
      <w:r w:rsidR="00B41C2A">
        <w:t>s</w:t>
      </w:r>
      <w:r>
        <w:t xml:space="preserve"> </w:t>
      </w:r>
      <w:r w:rsidR="00B41C2A">
        <w:t xml:space="preserve">focus </w:t>
      </w:r>
      <w:r>
        <w:t xml:space="preserve">more along the west coast of the </w:t>
      </w:r>
      <w:r w:rsidR="00C36132">
        <w:t>S</w:t>
      </w:r>
      <w:r>
        <w:t xml:space="preserve">outh </w:t>
      </w:r>
      <w:r w:rsidR="00C36132">
        <w:t>I</w:t>
      </w:r>
      <w:r>
        <w:t xml:space="preserve">sland targeting blue fin tuna and some larger swordfish. Summary of catch and effort data showed peaks in catches around 2001 and 2011, peak effort in 2002 with much lower effort since 2005, and </w:t>
      </w:r>
      <w:r w:rsidR="009C18A0">
        <w:t xml:space="preserve">an </w:t>
      </w:r>
      <w:r>
        <w:t xml:space="preserve">increase to a peak of nominal CPUE (6 fish/1000 hooks) from 2011-2015, </w:t>
      </w:r>
      <w:r w:rsidR="00B41C2A">
        <w:t xml:space="preserve">with a </w:t>
      </w:r>
      <w:r>
        <w:t>declining trend since. Higher catch rates</w:t>
      </w:r>
      <w:r w:rsidR="00B41C2A">
        <w:t xml:space="preserve"> occur</w:t>
      </w:r>
      <w:r>
        <w:t xml:space="preserve"> in the warmer months (Q1, Q2).</w:t>
      </w:r>
    </w:p>
    <w:p w14:paraId="1F792EF0" w14:textId="211E06C8" w:rsidR="000C4121" w:rsidRDefault="000C4121" w:rsidP="000C4121">
      <w:r>
        <w:t xml:space="preserve">The current analysis is similar to previous in applying a GAM model fitted to the CPUE data with quasi-Poisson error distribution for zero catch rates and over dispersion (20+ predictors explored). Zero catch sets declined from 1993 to 2011 and have started increasing recently. All vessel and core vessel series used over </w:t>
      </w:r>
      <w:r w:rsidR="00B41C2A">
        <w:t xml:space="preserve">the </w:t>
      </w:r>
      <w:r>
        <w:t>period from 1993 -2019 (all years), with a separate series from 2004 when quota</w:t>
      </w:r>
      <w:r w:rsidR="00B41C2A">
        <w:t xml:space="preserve"> was</w:t>
      </w:r>
      <w:r>
        <w:t xml:space="preserve"> introduced. The key predictors</w:t>
      </w:r>
      <w:r w:rsidR="00B41C2A">
        <w:t xml:space="preserve"> for </w:t>
      </w:r>
      <w:r>
        <w:t>2004-2019</w:t>
      </w:r>
      <w:r w:rsidR="00C36132">
        <w:t xml:space="preserve"> were</w:t>
      </w:r>
      <w:r>
        <w:t xml:space="preserve">: All vessels; Year-quarter, night fraction (proportion of set at night), light stick rate and vessel, </w:t>
      </w:r>
      <w:r w:rsidR="00B41C2A">
        <w:t xml:space="preserve">and for the </w:t>
      </w:r>
      <w:r w:rsidR="00C36132">
        <w:t>C</w:t>
      </w:r>
      <w:r>
        <w:t>ore-vessels</w:t>
      </w:r>
      <w:r w:rsidR="00C36132">
        <w:t>:</w:t>
      </w:r>
      <w:r w:rsidRPr="00555A06">
        <w:t xml:space="preserve"> </w:t>
      </w:r>
      <w:r>
        <w:t>Year-quarter, night fraction, light stick rate and longitude*latitude. Core vessel models have better fits.</w:t>
      </w:r>
    </w:p>
    <w:p w14:paraId="070A605E" w14:textId="77777777" w:rsidR="000C4121" w:rsidRPr="007B4EE6" w:rsidRDefault="000C4121" w:rsidP="000C4121">
      <w:pPr>
        <w:rPr>
          <w:b/>
          <w:bCs/>
        </w:rPr>
      </w:pPr>
      <w:r w:rsidRPr="007B4EE6">
        <w:rPr>
          <w:b/>
          <w:bCs/>
        </w:rPr>
        <w:t>Comments and Discussion on New Zealand CPUE presentation:</w:t>
      </w:r>
    </w:p>
    <w:p w14:paraId="341FABF3" w14:textId="02408CCC" w:rsidR="000C4121" w:rsidRPr="007B4EE6" w:rsidRDefault="000C4121" w:rsidP="00616D80">
      <w:pPr>
        <w:pStyle w:val="ListParagraph"/>
        <w:numPr>
          <w:ilvl w:val="0"/>
          <w:numId w:val="39"/>
        </w:numPr>
      </w:pPr>
      <w:r w:rsidRPr="00C36132">
        <w:rPr>
          <w:b/>
          <w:bCs/>
          <w:i/>
          <w:iCs/>
        </w:rPr>
        <w:t xml:space="preserve">Comment on </w:t>
      </w:r>
      <w:r w:rsidR="00C36132" w:rsidRPr="00C36132">
        <w:rPr>
          <w:b/>
          <w:bCs/>
          <w:i/>
          <w:iCs/>
        </w:rPr>
        <w:t xml:space="preserve">the </w:t>
      </w:r>
      <w:r w:rsidRPr="00C36132">
        <w:rPr>
          <w:b/>
          <w:bCs/>
          <w:i/>
          <w:iCs/>
        </w:rPr>
        <w:t xml:space="preserve">encouraging similarity of CPUE patterns between NZ and Australian data, and question on taking into account quota allocations within standardization, i.e., could it be capping or constraining CPUE? </w:t>
      </w:r>
      <w:r w:rsidRPr="007B4EE6">
        <w:t>Have not explored the implication</w:t>
      </w:r>
      <w:r>
        <w:t>s</w:t>
      </w:r>
      <w:r w:rsidRPr="007B4EE6">
        <w:t xml:space="preserve"> of quota allocation to CPUE standardisation, suspect it wouldn’t have </w:t>
      </w:r>
      <w:r>
        <w:t xml:space="preserve">much of </w:t>
      </w:r>
      <w:r w:rsidRPr="007B4EE6">
        <w:t>an effect.</w:t>
      </w:r>
    </w:p>
    <w:p w14:paraId="3E144CCA" w14:textId="0166100E" w:rsidR="000C4121" w:rsidRDefault="000C4121" w:rsidP="00616D80">
      <w:pPr>
        <w:pStyle w:val="ListParagraph"/>
        <w:numPr>
          <w:ilvl w:val="0"/>
          <w:numId w:val="39"/>
        </w:numPr>
      </w:pPr>
      <w:r w:rsidRPr="00C36132">
        <w:rPr>
          <w:b/>
          <w:bCs/>
          <w:i/>
          <w:iCs/>
        </w:rPr>
        <w:t>Are discards recorded and if so</w:t>
      </w:r>
      <w:r w:rsidR="00B41C2A" w:rsidRPr="00C36132">
        <w:rPr>
          <w:b/>
          <w:bCs/>
          <w:i/>
          <w:iCs/>
        </w:rPr>
        <w:t>,</w:t>
      </w:r>
      <w:r w:rsidRPr="00C36132">
        <w:rPr>
          <w:b/>
          <w:bCs/>
          <w:i/>
          <w:iCs/>
        </w:rPr>
        <w:t xml:space="preserve"> are they taken into account, also have you looked at patterns in CPUE overtime across areas. Finally, is there a trend overtime in the proportion of effort targeting swordfish pre- and post-quota being implemented? </w:t>
      </w:r>
      <w:r w:rsidRPr="005472B2">
        <w:t>Discard</w:t>
      </w:r>
      <w:r w:rsidR="00B41C2A">
        <w:t>s</w:t>
      </w:r>
      <w:r w:rsidRPr="005472B2">
        <w:t xml:space="preserve"> are recorded and counted, </w:t>
      </w:r>
      <w:r>
        <w:t xml:space="preserve">and </w:t>
      </w:r>
      <w:r w:rsidRPr="005472B2">
        <w:t>areas fished vary during the year</w:t>
      </w:r>
      <w:r>
        <w:t>, but didn’t separate the CPUE into spatial sub-regions for this analysis, targeting was considered in the analysis but didn’t come out as a strong predictor.</w:t>
      </w:r>
    </w:p>
    <w:p w14:paraId="2BD2AE1C" w14:textId="77777777" w:rsidR="000C4121" w:rsidRPr="00C36132" w:rsidRDefault="000C4121" w:rsidP="00616D80">
      <w:pPr>
        <w:pStyle w:val="ListParagraph"/>
        <w:numPr>
          <w:ilvl w:val="0"/>
          <w:numId w:val="39"/>
        </w:numPr>
        <w:rPr>
          <w:b/>
          <w:bCs/>
        </w:rPr>
      </w:pPr>
      <w:r w:rsidRPr="00C36132">
        <w:rPr>
          <w:b/>
          <w:bCs/>
          <w:i/>
          <w:iCs/>
        </w:rPr>
        <w:t>Question on the pattens of % zero catch sets, could this be related to changes in season or locations where fishing is occurring.</w:t>
      </w:r>
      <w:r w:rsidRPr="00C36132">
        <w:rPr>
          <w:b/>
          <w:bCs/>
        </w:rPr>
        <w:t xml:space="preserve"> </w:t>
      </w:r>
      <w:r w:rsidRPr="005472B2">
        <w:t>Not really any major changes</w:t>
      </w:r>
      <w:r>
        <w:t>, seems to be the inverse of the CPUE data as would be expected.</w:t>
      </w:r>
      <w:r w:rsidRPr="00C36132">
        <w:rPr>
          <w:b/>
          <w:bCs/>
        </w:rPr>
        <w:t xml:space="preserve"> </w:t>
      </w:r>
    </w:p>
    <w:p w14:paraId="2E633CE3" w14:textId="77777777" w:rsidR="00C36132" w:rsidRDefault="000C4121" w:rsidP="00616D80">
      <w:pPr>
        <w:pStyle w:val="ListParagraph"/>
        <w:numPr>
          <w:ilvl w:val="0"/>
          <w:numId w:val="39"/>
        </w:numPr>
      </w:pPr>
      <w:r w:rsidRPr="00C36132">
        <w:rPr>
          <w:b/>
          <w:bCs/>
          <w:i/>
          <w:iCs/>
        </w:rPr>
        <w:t>Question on why moon phase didn’t come up as a strong predictor as it does in Australia?</w:t>
      </w:r>
      <w:r>
        <w:t xml:space="preserve"> Not sure, perhaps the moon phase effect is outweighed by light stick use?</w:t>
      </w:r>
    </w:p>
    <w:p w14:paraId="488F0367" w14:textId="4372F3C6" w:rsidR="00B41C2A" w:rsidRDefault="000C4121" w:rsidP="00616D80">
      <w:pPr>
        <w:pStyle w:val="ListParagraph"/>
        <w:numPr>
          <w:ilvl w:val="0"/>
          <w:numId w:val="39"/>
        </w:numPr>
      </w:pPr>
      <w:r w:rsidRPr="00C36132">
        <w:rPr>
          <w:b/>
          <w:bCs/>
          <w:i/>
          <w:iCs/>
        </w:rPr>
        <w:t>Comment on light sticks, when were they starting to be used, how is it recorded?</w:t>
      </w:r>
      <w:r>
        <w:t xml:space="preserve"> Fishing vessels self-record light stick use and have </w:t>
      </w:r>
      <w:r w:rsidR="00B41C2A">
        <w:t xml:space="preserve">done </w:t>
      </w:r>
      <w:r>
        <w:t>since 2004.</w:t>
      </w:r>
    </w:p>
    <w:p w14:paraId="738260D3" w14:textId="1D1E1AF8" w:rsidR="00B41C2A" w:rsidRPr="00B41C2A" w:rsidRDefault="00B41C2A" w:rsidP="000C4121">
      <w:pPr>
        <w:rPr>
          <w:b/>
          <w:bCs/>
        </w:rPr>
      </w:pPr>
      <w:r w:rsidRPr="00B41C2A">
        <w:rPr>
          <w:b/>
          <w:bCs/>
        </w:rPr>
        <w:t xml:space="preserve">Presentation of the </w:t>
      </w:r>
      <w:r>
        <w:rPr>
          <w:b/>
          <w:bCs/>
        </w:rPr>
        <w:t>Australian</w:t>
      </w:r>
      <w:r w:rsidRPr="00B41C2A">
        <w:rPr>
          <w:b/>
          <w:bCs/>
        </w:rPr>
        <w:t xml:space="preserve"> CPUE analysis</w:t>
      </w:r>
    </w:p>
    <w:p w14:paraId="0E5F983C" w14:textId="2BFED41D" w:rsidR="000C4121" w:rsidRDefault="000C4121" w:rsidP="000C4121">
      <w:r>
        <w:t xml:space="preserve">Rob Campbell (on behalf of CSIRO) presented an overview of the Australian </w:t>
      </w:r>
      <w:r w:rsidR="00B41C2A">
        <w:t xml:space="preserve">swordfish </w:t>
      </w:r>
      <w:r>
        <w:t xml:space="preserve">CPUE analysis which is updated each year </w:t>
      </w:r>
      <w:r w:rsidR="00B41C2A">
        <w:t>to be</w:t>
      </w:r>
      <w:r>
        <w:t xml:space="preserve"> used in a harvest control rule to guide swordfish management</w:t>
      </w:r>
      <w:r w:rsidR="00B41C2A">
        <w:t xml:space="preserve"> in the Australian EEZ</w:t>
      </w:r>
      <w:r>
        <w:t xml:space="preserve">. Swordfish are fished as part of the Eastern Tuna and Billfish Fishery (ETBF). Targeted fishing for swordfish started in the mid-1990s out of Mooloolaba, southern Queensland. Peak effort in the ETBF occurred in the early 2000s, declined to the mid-2000s and has since stabilized. About 40 vessels </w:t>
      </w:r>
      <w:r w:rsidR="00B41C2A">
        <w:t xml:space="preserve">operate </w:t>
      </w:r>
      <w:r>
        <w:t xml:space="preserve">at the moment and </w:t>
      </w:r>
      <w:r w:rsidR="00B41C2A">
        <w:t xml:space="preserve">set about </w:t>
      </w:r>
      <w:r>
        <w:t>8,000,000 hooks per year.</w:t>
      </w:r>
    </w:p>
    <w:p w14:paraId="334A56FB" w14:textId="77777777" w:rsidR="007D0AB1" w:rsidRDefault="000C4121" w:rsidP="000C4121">
      <w:r>
        <w:t>Information on gear has been reported in the ETBF since 1998, so CPUE standardization starts then, i.e.</w:t>
      </w:r>
      <w:r w:rsidR="00B41C2A">
        <w:t>,</w:t>
      </w:r>
      <w:r>
        <w:t xml:space="preserve"> bait type, </w:t>
      </w:r>
      <w:r w:rsidR="00B41C2A">
        <w:t xml:space="preserve">bait is </w:t>
      </w:r>
      <w:r>
        <w:t xml:space="preserve">dead or alive, start time of sets, hooks between floats, light stick usage, distance between floats, hooks per kilometer, mainline length. Data showed how some gear settings have changed overtime. </w:t>
      </w:r>
      <w:r w:rsidR="007D0AB1">
        <w:t>S</w:t>
      </w:r>
      <w:r>
        <w:t xml:space="preserve">patial issues </w:t>
      </w:r>
      <w:r w:rsidR="007D0AB1">
        <w:t xml:space="preserve">were discussed </w:t>
      </w:r>
      <w:r>
        <w:t>(i.e.</w:t>
      </w:r>
      <w:r w:rsidR="00B41C2A">
        <w:t>,</w:t>
      </w:r>
      <w:r>
        <w:t xml:space="preserve"> variation in where fishing has occurred overtime) and the preference to reduce the impacts of the spatial variation by restricting the CPUE data for the index to a core spatial area. A core area was defined with 7-9 large sub-strata that have homogeneous catch rates (i.e.</w:t>
      </w:r>
      <w:r w:rsidR="00FF10F0">
        <w:t>,</w:t>
      </w:r>
      <w:r>
        <w:t xml:space="preserve"> catch rates tend to be higher further offshore). Data is in 1 x 1</w:t>
      </w:r>
      <w:r w:rsidR="007D0AB1">
        <w:rPr>
          <w:rFonts w:cstheme="minorHAnsi"/>
        </w:rPr>
        <w:t>°</w:t>
      </w:r>
      <w:r w:rsidR="007D0AB1">
        <w:t xml:space="preserve"> </w:t>
      </w:r>
      <w:r>
        <w:t xml:space="preserve">squares. The core region generally accounts for over 90% of catch and 80% of effort. Analysis used a two stage GLM process; </w:t>
      </w:r>
      <w:r w:rsidRPr="005D4CA0">
        <w:t xml:space="preserve">first stage models the probability of a positive catch, </w:t>
      </w:r>
      <w:r w:rsidRPr="005D4CA0">
        <w:rPr>
          <w:i/>
          <w:iCs/>
        </w:rPr>
        <w:t xml:space="preserve">pS </w:t>
      </w:r>
      <w:r w:rsidRPr="005D4CA0">
        <w:t>(Binomial, Logit link: 130,189 records)</w:t>
      </w:r>
      <w:r>
        <w:t xml:space="preserve"> and t</w:t>
      </w:r>
      <w:r w:rsidRPr="005D4CA0">
        <w:t xml:space="preserve">he second stage models the mean size of the positive catch rates, </w:t>
      </w:r>
      <w:r w:rsidRPr="005D4CA0">
        <w:rPr>
          <w:i/>
          <w:iCs/>
        </w:rPr>
        <w:t>μS</w:t>
      </w:r>
      <w:r w:rsidRPr="005D4CA0">
        <w:t xml:space="preserve"> (Gamma, Log link: 88,196 records)</w:t>
      </w:r>
      <w:r>
        <w:t>. Various effects were fitted, Statistical: year*quarter, and quarter*area, Gear: start time of set, bait-type, hooks between floats, % of light sticks, mainline length, distance between floats, hooks per km, target species, Environmental: moon phase, bathymetry, wind speed, mixed layer depth*area, SST*area, SOI*area, Others: number other vessels in same 1 degree square by day, number of other vessels in each one degree cell by month. Effects were fitted as categorical variables using range</w:t>
      </w:r>
      <w:r w:rsidR="00FF10F0">
        <w:t>s</w:t>
      </w:r>
      <w:r>
        <w:t xml:space="preserve"> of values to define categories, with moon phase as a continuous variable. Assigning target categories used a cluster analysis (i.e.</w:t>
      </w:r>
      <w:r w:rsidR="00FF10F0">
        <w:t>,</w:t>
      </w:r>
      <w:r>
        <w:t xml:space="preserve"> He et al. 1997). The catch data includes both retained and discarded. </w:t>
      </w:r>
      <w:r w:rsidR="007D0AB1">
        <w:t>A</w:t>
      </w:r>
      <w:r>
        <w:t xml:space="preserve"> recent increase in discards </w:t>
      </w:r>
      <w:r w:rsidR="007D0AB1">
        <w:t xml:space="preserve">is </w:t>
      </w:r>
      <w:r>
        <w:t xml:space="preserve">thought due a large influx of small swordfish. Results used to calculate the standardized index in each year, quarter and area strata. The overall annual index was calculated </w:t>
      </w:r>
      <w:r w:rsidRPr="00391690">
        <w:t>by first calculating the area-weighted sum of the standardi</w:t>
      </w:r>
      <w:r w:rsidR="007D0AB1">
        <w:t>s</w:t>
      </w:r>
      <w:r w:rsidRPr="00391690">
        <w:t>ed index across all areas and then taking the average across all quarters</w:t>
      </w:r>
      <w:r>
        <w:t xml:space="preserve">. </w:t>
      </w:r>
    </w:p>
    <w:p w14:paraId="045FDDAA" w14:textId="73966082" w:rsidR="000C4121" w:rsidRDefault="000C4121" w:rsidP="000C4121">
      <w:r>
        <w:t>Results were shown by quarter and the annual indices by size class (recruit, sub-adult, adult and all sizes). Adult, sub-adult and all sizes indices showed declining trend from 1998 until the early 2000s after which CPUE increased through to 2008 then remain</w:t>
      </w:r>
      <w:r w:rsidR="007D0AB1">
        <w:t>ed</w:t>
      </w:r>
      <w:r>
        <w:t xml:space="preserve"> stable until 2014 after which it decline</w:t>
      </w:r>
      <w:r w:rsidR="007D0AB1">
        <w:t>d</w:t>
      </w:r>
      <w:r>
        <w:t xml:space="preserve"> again. The all sizes and quarterly index suggest the start of an increasing trend from 2018, which seems driven primarily by a recent increase in the catch rates of juveniles. Information on relative effects of covariates was shown. More lights sticks </w:t>
      </w:r>
      <w:r w:rsidR="00FF10F0">
        <w:t xml:space="preserve">= </w:t>
      </w:r>
      <w:r>
        <w:t xml:space="preserve">higher CPUE, lower HBF </w:t>
      </w:r>
      <w:r w:rsidR="00FF10F0">
        <w:t xml:space="preserve">= </w:t>
      </w:r>
      <w:r>
        <w:t>higher CPUE, sets star</w:t>
      </w:r>
      <w:r w:rsidR="007D0AB1">
        <w:t>t</w:t>
      </w:r>
      <w:r>
        <w:t>ing late afternoon</w:t>
      </w:r>
      <w:r w:rsidR="00FF10F0">
        <w:t xml:space="preserve"> =</w:t>
      </w:r>
      <w:r>
        <w:t xml:space="preserve"> higher CPUE, moon phase – increasing CPUE from </w:t>
      </w:r>
      <w:r w:rsidR="007D0AB1">
        <w:t xml:space="preserve">the </w:t>
      </w:r>
      <w:r>
        <w:t>new to full moon.</w:t>
      </w:r>
    </w:p>
    <w:p w14:paraId="6CC76825" w14:textId="77777777" w:rsidR="000C4121" w:rsidRPr="007B4EE6" w:rsidRDefault="000C4121" w:rsidP="000C4121">
      <w:pPr>
        <w:rPr>
          <w:b/>
          <w:bCs/>
        </w:rPr>
      </w:pPr>
      <w:r w:rsidRPr="007B4EE6">
        <w:rPr>
          <w:b/>
          <w:bCs/>
        </w:rPr>
        <w:t xml:space="preserve">Comments and </w:t>
      </w:r>
      <w:r>
        <w:rPr>
          <w:b/>
          <w:bCs/>
        </w:rPr>
        <w:t>d</w:t>
      </w:r>
      <w:r w:rsidRPr="007B4EE6">
        <w:rPr>
          <w:b/>
          <w:bCs/>
        </w:rPr>
        <w:t xml:space="preserve">iscussion on </w:t>
      </w:r>
      <w:r>
        <w:rPr>
          <w:b/>
          <w:bCs/>
        </w:rPr>
        <w:t>Australian</w:t>
      </w:r>
      <w:r w:rsidRPr="007B4EE6">
        <w:rPr>
          <w:b/>
          <w:bCs/>
        </w:rPr>
        <w:t xml:space="preserve"> CPUE presentation:</w:t>
      </w:r>
    </w:p>
    <w:p w14:paraId="38F345C8" w14:textId="3E099390" w:rsidR="000C4121" w:rsidRDefault="000C4121" w:rsidP="00616D80">
      <w:pPr>
        <w:pStyle w:val="ListParagraph"/>
        <w:numPr>
          <w:ilvl w:val="0"/>
          <w:numId w:val="40"/>
        </w:numPr>
      </w:pPr>
      <w:r w:rsidRPr="007D0AB1">
        <w:rPr>
          <w:b/>
          <w:bCs/>
          <w:i/>
          <w:iCs/>
        </w:rPr>
        <w:t>Question regarding increase in discard</w:t>
      </w:r>
      <w:r w:rsidR="00FF10F0" w:rsidRPr="007D0AB1">
        <w:rPr>
          <w:b/>
          <w:bCs/>
          <w:i/>
          <w:iCs/>
        </w:rPr>
        <w:t>s</w:t>
      </w:r>
      <w:r w:rsidRPr="007D0AB1">
        <w:rPr>
          <w:b/>
          <w:bCs/>
          <w:i/>
          <w:iCs/>
        </w:rPr>
        <w:t xml:space="preserve"> in recent decade – could it be a response to E-monitoring?</w:t>
      </w:r>
      <w:r>
        <w:t xml:space="preserve"> This can’t be discounted. Use</w:t>
      </w:r>
      <w:r w:rsidR="00FF10F0">
        <w:t>d</w:t>
      </w:r>
      <w:r>
        <w:t xml:space="preserve"> observer data to help classify the discards – which comprises the juvenile index, but discards should not influence the adult or sub-adult indices.</w:t>
      </w:r>
    </w:p>
    <w:p w14:paraId="0CF13B9D" w14:textId="16C1743E" w:rsidR="00FF10F0" w:rsidRDefault="000C4121" w:rsidP="00616D80">
      <w:pPr>
        <w:pStyle w:val="ListParagraph"/>
        <w:numPr>
          <w:ilvl w:val="0"/>
          <w:numId w:val="40"/>
        </w:numPr>
      </w:pPr>
      <w:r w:rsidRPr="007D0AB1">
        <w:rPr>
          <w:b/>
          <w:bCs/>
          <w:i/>
          <w:iCs/>
          <w:color w:val="262626" w:themeColor="text1" w:themeTint="D9"/>
        </w:rPr>
        <w:t>Question regarding recent divergence between nominal and standardized CPUE (i.e.</w:t>
      </w:r>
      <w:r w:rsidR="00FF10F0" w:rsidRPr="007D0AB1">
        <w:rPr>
          <w:b/>
          <w:bCs/>
          <w:i/>
          <w:iCs/>
          <w:color w:val="262626" w:themeColor="text1" w:themeTint="D9"/>
        </w:rPr>
        <w:t>,</w:t>
      </w:r>
      <w:r w:rsidRPr="007D0AB1">
        <w:rPr>
          <w:b/>
          <w:bCs/>
          <w:i/>
          <w:iCs/>
          <w:color w:val="262626" w:themeColor="text1" w:themeTint="D9"/>
        </w:rPr>
        <w:t xml:space="preserve"> nominal dropping away, but </w:t>
      </w:r>
      <w:r w:rsidR="00FF10F0" w:rsidRPr="007D0AB1">
        <w:rPr>
          <w:b/>
          <w:bCs/>
          <w:i/>
          <w:iCs/>
          <w:color w:val="262626" w:themeColor="text1" w:themeTint="D9"/>
        </w:rPr>
        <w:t>standardised</w:t>
      </w:r>
      <w:r w:rsidRPr="007D0AB1">
        <w:rPr>
          <w:b/>
          <w:bCs/>
          <w:i/>
          <w:iCs/>
          <w:color w:val="262626" w:themeColor="text1" w:themeTint="D9"/>
        </w:rPr>
        <w:t xml:space="preserve"> stable or increasing).</w:t>
      </w:r>
      <w:r w:rsidRPr="007D0AB1">
        <w:rPr>
          <w:i/>
          <w:iCs/>
          <w:color w:val="262626" w:themeColor="text1" w:themeTint="D9"/>
        </w:rPr>
        <w:t xml:space="preserve"> </w:t>
      </w:r>
      <w:r w:rsidRPr="007D0AB1">
        <w:rPr>
          <w:color w:val="262626" w:themeColor="text1" w:themeTint="D9"/>
        </w:rPr>
        <w:t>Likely due to changes in the availability of squid bait (the preferred bait for swordfish) which has become less available</w:t>
      </w:r>
      <w:r w:rsidR="00FF10F0" w:rsidRPr="007D0AB1">
        <w:rPr>
          <w:color w:val="262626" w:themeColor="text1" w:themeTint="D9"/>
        </w:rPr>
        <w:t xml:space="preserve"> and expensive</w:t>
      </w:r>
      <w:r w:rsidRPr="007D0AB1">
        <w:rPr>
          <w:color w:val="262626" w:themeColor="text1" w:themeTint="D9"/>
        </w:rPr>
        <w:t xml:space="preserve"> in recent years and the model is accounting for this lower use of squid bait.</w:t>
      </w:r>
    </w:p>
    <w:p w14:paraId="2169B09F" w14:textId="77777777" w:rsidR="007D0AB1" w:rsidRDefault="000C4121" w:rsidP="000C4121">
      <w:r>
        <w:t xml:space="preserve">The CPUE session then </w:t>
      </w:r>
      <w:r w:rsidR="00FF10F0">
        <w:t>returned</w:t>
      </w:r>
      <w:r>
        <w:t xml:space="preserve"> to discuss</w:t>
      </w:r>
      <w:r w:rsidR="00FF10F0">
        <w:t>ing</w:t>
      </w:r>
      <w:r>
        <w:t xml:space="preserve"> the approach for the current analysis. The value of having reliable and comprehensive fishing gear, bait and other operational data was demonstrated by the Australian and New Zealand presentations. Unfortunately, very little information on these types of gear/operational factors is available for DWFN and EU vessels. </w:t>
      </w:r>
      <w:r w:rsidR="007D0AB1">
        <w:t>Prefer to</w:t>
      </w:r>
      <w:r>
        <w:t xml:space="preserve"> use covariates if </w:t>
      </w:r>
      <w:r w:rsidR="007D0AB1">
        <w:t xml:space="preserve">you </w:t>
      </w:r>
      <w:r>
        <w:t xml:space="preserve">have them, and to do this may consider splitting indices to take advantage of more recent years when </w:t>
      </w:r>
      <w:r w:rsidR="00FF10F0">
        <w:t xml:space="preserve">covariate </w:t>
      </w:r>
      <w:r>
        <w:t xml:space="preserve">data </w:t>
      </w:r>
      <w:r w:rsidR="007D0AB1">
        <w:t>is more</w:t>
      </w:r>
      <w:r>
        <w:t xml:space="preserve"> available. </w:t>
      </w:r>
    </w:p>
    <w:p w14:paraId="21E04465" w14:textId="367404F9" w:rsidR="000C4121" w:rsidRPr="00823465" w:rsidRDefault="007D0AB1" w:rsidP="000C4121">
      <w:r>
        <w:t>Note the follow-up discussions (below) with Japan that have helped inform the CPUE analysis.</w:t>
      </w:r>
    </w:p>
    <w:p w14:paraId="33ACA418" w14:textId="77777777" w:rsidR="000C4121" w:rsidRPr="0044562E" w:rsidRDefault="000C4121" w:rsidP="000C4121">
      <w:pPr>
        <w:keepNext/>
        <w:keepLines/>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Proposed model development and approach for characterizing uncertainty</w:t>
      </w:r>
    </w:p>
    <w:p w14:paraId="011FF88D" w14:textId="501AFF0A" w:rsidR="000C4121" w:rsidRDefault="000C4121" w:rsidP="000C4121">
      <w:r>
        <w:t xml:space="preserve">Some </w:t>
      </w:r>
      <w:r w:rsidR="007D0AB1">
        <w:t xml:space="preserve">initial </w:t>
      </w:r>
      <w:r>
        <w:t>work has been done, including testing</w:t>
      </w:r>
      <w:r w:rsidR="000A65BC">
        <w:t xml:space="preserve"> the</w:t>
      </w:r>
      <w:r>
        <w:t xml:space="preserve"> new version of MFCL (2.0.8.0) and updating the biological assumptions through the ensemble model approach and specification of the joint prior. Some key things will be investigated</w:t>
      </w:r>
      <w:r w:rsidR="00BE1C36">
        <w:t>,</w:t>
      </w:r>
      <w:r>
        <w:t xml:space="preserve"> including; multi-sex, </w:t>
      </w:r>
      <w:r w:rsidR="00BE1C36">
        <w:t xml:space="preserve">if time the </w:t>
      </w:r>
      <w:r>
        <w:t xml:space="preserve">SSMult-RE for the size frequency likelihood and how it interacts with estimated selectivities, and </w:t>
      </w:r>
      <w:r w:rsidR="00BE1C36">
        <w:t xml:space="preserve">the </w:t>
      </w:r>
      <w:r>
        <w:t>alternative CPUE indices</w:t>
      </w:r>
      <w:r w:rsidR="000A65BC">
        <w:t xml:space="preserve">. The </w:t>
      </w:r>
      <w:r>
        <w:t xml:space="preserve">iterative re-weighting of standardized CPUE CVs </w:t>
      </w:r>
      <w:r w:rsidR="000A65BC">
        <w:t>for multiple indices may be considered if time</w:t>
      </w:r>
      <w:r>
        <w:t>. The proposed model stepwise was presented: 1. Clean-up 2017 doitall</w:t>
      </w:r>
      <w:r w:rsidR="009C18A0">
        <w:t xml:space="preserve"> script</w:t>
      </w:r>
      <w:r>
        <w:t xml:space="preserve">, 2. Update exe to v2.0.8.0, 3. Update biological assumption i. Growth ii. M iii. L-W iv. Spawning potential, 4. Update CPUE approach - VAST, consider splitting/combining some indices (PAW discussion) 5. Lag between spawning and recruitment, 1 =&gt; 2 yrs, 6. Update data through 2019 i. Consider redefining EU/DWFN fisheries, ii. Consider </w:t>
      </w:r>
      <w:r w:rsidR="009C18A0">
        <w:t xml:space="preserve">wt. </w:t>
      </w:r>
      <w:r>
        <w:t>comp bin size, 7. Update composition data (Peatman approach?), 8. Refine selectivities to improve fit to composition data, 9. Additional steps pending results from investigations, i.e. SSMULT-RE.</w:t>
      </w:r>
    </w:p>
    <w:p w14:paraId="428EE5CE" w14:textId="646F445E" w:rsidR="000C4121" w:rsidRDefault="000C4121" w:rsidP="000C4121">
      <w:r>
        <w:t xml:space="preserve">Various sensitivity analysis were also proposed, including: Inclusion of high catches </w:t>
      </w:r>
      <w:r w:rsidR="000A65BC">
        <w:t xml:space="preserve">adjacent to the </w:t>
      </w:r>
      <w:r w:rsidR="00BE1C36">
        <w:t>north east</w:t>
      </w:r>
      <w:r>
        <w:t xml:space="preserve"> of the assessment region, movement assumptions (Use diffuse (</w:t>
      </w:r>
      <w:r>
        <w:rPr>
          <w:rFonts w:ascii="Cambria Math" w:hAnsi="Cambria Math" w:cs="Cambria Math"/>
        </w:rPr>
        <w:t>𝜎</w:t>
      </w:r>
      <w:r>
        <w:t xml:space="preserve"> very large) bivariate distribution for bi-directional movement rates in joint prior, Bulk Transfer Region 1→2 ~ exp(Normal(log(0.07), </w:t>
      </w:r>
      <w:r>
        <w:rPr>
          <w:rFonts w:ascii="Cambria Math" w:hAnsi="Cambria Math" w:cs="Cambria Math"/>
        </w:rPr>
        <w:t>𝜎</w:t>
      </w:r>
      <w:r>
        <w:t xml:space="preserve">), Bulk Transfer Region 2→1 ~ exp(Normal(log(0.028), </w:t>
      </w:r>
      <w:r>
        <w:rPr>
          <w:rFonts w:ascii="Cambria Math" w:hAnsi="Cambria Math" w:cs="Cambria Math"/>
        </w:rPr>
        <w:t>𝜎</w:t>
      </w:r>
      <w:r>
        <w:t xml:space="preserve">)). </w:t>
      </w:r>
      <w:r w:rsidR="00BE1C36">
        <w:t xml:space="preserve"> Implement a s</w:t>
      </w:r>
      <w:r>
        <w:t>ingle region assessment assuming well-mixed population. Initial population assumptions, 1952 population is at unfished equilibrium, sensitivity to maximum F allowed in the catch equations.</w:t>
      </w:r>
    </w:p>
    <w:p w14:paraId="7F12EC98" w14:textId="6A90E7D9" w:rsidR="000C4121" w:rsidRDefault="000C4121" w:rsidP="000C4121">
      <w:r>
        <w:t xml:space="preserve">The presentation finished with the proposed uncertainty characterization that will utilize the model ensemble framework combining joint prior with uncertainty axes if needed. Models will be screened based on convergence (gradient criteria &amp; </w:t>
      </w:r>
      <w:r w:rsidR="00BE1C36">
        <w:t>positive definite Hessian</w:t>
      </w:r>
      <w:r>
        <w:t xml:space="preserve"> solution). Statistical and structural uncertainty </w:t>
      </w:r>
      <w:r w:rsidR="00BE1C36">
        <w:t xml:space="preserve">to be </w:t>
      </w:r>
      <w:r>
        <w:t>combined across ensemble of models via parametric bootstrap.</w:t>
      </w:r>
    </w:p>
    <w:p w14:paraId="140B89F1" w14:textId="77777777" w:rsidR="000C4121" w:rsidRDefault="000C4121" w:rsidP="000C4121">
      <w:pPr>
        <w:spacing w:before="120" w:after="120" w:line="240" w:lineRule="exact"/>
      </w:pPr>
      <w:r>
        <w:t>• Joint prior</w:t>
      </w:r>
    </w:p>
    <w:p w14:paraId="19B7ACCF" w14:textId="77777777" w:rsidR="000C4121" w:rsidRDefault="000C4121" w:rsidP="000C4121">
      <w:pPr>
        <w:spacing w:before="120" w:after="120" w:line="240" w:lineRule="exact"/>
        <w:ind w:left="432"/>
      </w:pPr>
      <w:r>
        <w:t>• Growth</w:t>
      </w:r>
    </w:p>
    <w:p w14:paraId="366D34E7" w14:textId="77777777" w:rsidR="000C4121" w:rsidRDefault="000C4121" w:rsidP="000C4121">
      <w:pPr>
        <w:spacing w:before="120" w:after="120" w:line="240" w:lineRule="exact"/>
        <w:ind w:left="432"/>
      </w:pPr>
      <w:r>
        <w:t>• M</w:t>
      </w:r>
    </w:p>
    <w:p w14:paraId="16934222" w14:textId="77777777" w:rsidR="000C4121" w:rsidRDefault="000C4121" w:rsidP="000C4121">
      <w:pPr>
        <w:spacing w:before="120" w:after="120" w:line="240" w:lineRule="exact"/>
        <w:ind w:left="432"/>
      </w:pPr>
      <w:r>
        <w:t>• Spawning potential</w:t>
      </w:r>
    </w:p>
    <w:p w14:paraId="2A5CDF61" w14:textId="77777777" w:rsidR="000C4121" w:rsidRDefault="000C4121" w:rsidP="000C4121">
      <w:pPr>
        <w:spacing w:before="120" w:after="120" w:line="240" w:lineRule="exact"/>
        <w:ind w:left="432"/>
      </w:pPr>
      <w:r>
        <w:t>• Length-weight</w:t>
      </w:r>
    </w:p>
    <w:p w14:paraId="47F25B96" w14:textId="77777777" w:rsidR="000C4121" w:rsidRDefault="000C4121" w:rsidP="000C4121">
      <w:pPr>
        <w:spacing w:before="120" w:after="120" w:line="240" w:lineRule="exact"/>
        <w:ind w:left="432"/>
      </w:pPr>
      <w:r>
        <w:t>• Steepness</w:t>
      </w:r>
    </w:p>
    <w:p w14:paraId="37B0710B" w14:textId="77777777" w:rsidR="000C4121" w:rsidRDefault="000C4121" w:rsidP="000C4121">
      <w:pPr>
        <w:spacing w:before="120" w:after="120" w:line="240" w:lineRule="exact"/>
        <w:ind w:left="432"/>
      </w:pPr>
      <w:r>
        <w:t>• Movement</w:t>
      </w:r>
    </w:p>
    <w:p w14:paraId="06ED8DE3" w14:textId="77777777" w:rsidR="000C4121" w:rsidRDefault="000C4121" w:rsidP="000C4121">
      <w:pPr>
        <w:spacing w:before="120" w:after="120" w:line="240" w:lineRule="exact"/>
      </w:pPr>
      <w:r>
        <w:t>• Potential axes of uncertainty</w:t>
      </w:r>
    </w:p>
    <w:p w14:paraId="6268FD9A" w14:textId="77777777" w:rsidR="000C4121" w:rsidRDefault="000C4121" w:rsidP="000C4121">
      <w:pPr>
        <w:spacing w:before="120" w:after="120" w:line="240" w:lineRule="exact"/>
        <w:ind w:left="432"/>
      </w:pPr>
      <w:r>
        <w:t>• Size frequency weighting (pending SSMULT-RE investigation)</w:t>
      </w:r>
    </w:p>
    <w:p w14:paraId="70D5E95D" w14:textId="77777777" w:rsidR="000C4121" w:rsidRDefault="000C4121" w:rsidP="000C4121">
      <w:pPr>
        <w:spacing w:before="120" w:after="120" w:line="240" w:lineRule="exact"/>
        <w:ind w:left="432"/>
      </w:pPr>
      <w:r>
        <w:t xml:space="preserve">• CPUE (pending index fishery and iterative re-weighting investigations) </w:t>
      </w:r>
    </w:p>
    <w:p w14:paraId="59668E9E" w14:textId="77777777" w:rsidR="000C4121" w:rsidRPr="002D5798" w:rsidRDefault="000C4121" w:rsidP="000C4121">
      <w:pPr>
        <w:spacing w:before="120" w:after="120" w:line="240" w:lineRule="exact"/>
        <w:ind w:left="432"/>
      </w:pPr>
    </w:p>
    <w:p w14:paraId="4E7A2AB9" w14:textId="77777777" w:rsidR="000C4121" w:rsidRDefault="000C4121" w:rsidP="000C4121">
      <w:pPr>
        <w:rPr>
          <w:b/>
          <w:bCs/>
        </w:rPr>
      </w:pPr>
      <w:r w:rsidRPr="0044562E">
        <w:rPr>
          <w:b/>
          <w:bCs/>
        </w:rPr>
        <w:t>Comments and discussion</w:t>
      </w:r>
      <w:r>
        <w:rPr>
          <w:b/>
          <w:bCs/>
        </w:rPr>
        <w:t>:</w:t>
      </w:r>
    </w:p>
    <w:p w14:paraId="3FC5E78E" w14:textId="77777777" w:rsidR="000C4121" w:rsidRDefault="000C4121" w:rsidP="00616D80">
      <w:pPr>
        <w:pStyle w:val="ListParagraph"/>
        <w:numPr>
          <w:ilvl w:val="0"/>
          <w:numId w:val="41"/>
        </w:numPr>
      </w:pPr>
      <w:r w:rsidRPr="00BE1C36">
        <w:rPr>
          <w:b/>
          <w:bCs/>
          <w:i/>
          <w:iCs/>
        </w:rPr>
        <w:t>Question on the approach for considering diagnostics.</w:t>
      </w:r>
      <w:r>
        <w:t xml:space="preserve"> Diagnostics will be provided in the assessment report and tracked with each step.</w:t>
      </w:r>
    </w:p>
    <w:p w14:paraId="2650FF17" w14:textId="241BEE3B" w:rsidR="000C4121" w:rsidRDefault="000C4121" w:rsidP="00616D80">
      <w:pPr>
        <w:pStyle w:val="ListParagraph"/>
        <w:numPr>
          <w:ilvl w:val="0"/>
          <w:numId w:val="41"/>
        </w:numPr>
      </w:pPr>
      <w:r w:rsidRPr="00BE1C36">
        <w:rPr>
          <w:b/>
          <w:bCs/>
          <w:i/>
          <w:iCs/>
        </w:rPr>
        <w:t xml:space="preserve">Comment that the Bayesian ensemble is a good approach but </w:t>
      </w:r>
      <w:r w:rsidR="000A65BC" w:rsidRPr="00BE1C36">
        <w:rPr>
          <w:b/>
          <w:bCs/>
          <w:i/>
          <w:iCs/>
        </w:rPr>
        <w:t>the</w:t>
      </w:r>
      <w:r w:rsidR="00BE1C36">
        <w:rPr>
          <w:b/>
          <w:bCs/>
          <w:i/>
          <w:iCs/>
        </w:rPr>
        <w:t xml:space="preserve"> </w:t>
      </w:r>
      <w:r w:rsidRPr="00BE1C36">
        <w:rPr>
          <w:b/>
          <w:bCs/>
          <w:i/>
          <w:iCs/>
        </w:rPr>
        <w:t>model estimations will still come down to the data. Suggestion to decide the data weightings before running the assessment grid due to conflict among data sets, better to try to reduce the conflicts.</w:t>
      </w:r>
      <w:r>
        <w:t xml:space="preserve"> Will investigate the data first and consider pre-weighting approaches and other ways to decrease data conflicts.</w:t>
      </w:r>
    </w:p>
    <w:p w14:paraId="0C56DA4B" w14:textId="24A6ABB1" w:rsidR="000C4121" w:rsidRDefault="00BE1C36" w:rsidP="00616D80">
      <w:pPr>
        <w:pStyle w:val="ListParagraph"/>
        <w:numPr>
          <w:ilvl w:val="0"/>
          <w:numId w:val="41"/>
        </w:numPr>
      </w:pPr>
      <w:r>
        <w:rPr>
          <w:b/>
          <w:bCs/>
          <w:i/>
          <w:iCs/>
        </w:rPr>
        <w:t>Comment on l</w:t>
      </w:r>
      <w:r w:rsidR="000C4121" w:rsidRPr="00BE1C36">
        <w:rPr>
          <w:b/>
          <w:bCs/>
          <w:i/>
          <w:iCs/>
        </w:rPr>
        <w:t xml:space="preserve">arge increase in the CPUE in the 1970s, related to Japanese data. </w:t>
      </w:r>
      <w:r w:rsidR="000C4121" w:rsidRPr="00BE1C36">
        <w:rPr>
          <w:b/>
          <w:bCs/>
          <w:i/>
          <w:iCs/>
          <w:color w:val="262626" w:themeColor="text1" w:themeTint="D9"/>
        </w:rPr>
        <w:t xml:space="preserve">Targeting makes a huge effect on swordfish catch rates, however, only a few species </w:t>
      </w:r>
      <w:r>
        <w:rPr>
          <w:b/>
          <w:bCs/>
          <w:i/>
          <w:iCs/>
          <w:color w:val="262626" w:themeColor="text1" w:themeTint="D9"/>
        </w:rPr>
        <w:t xml:space="preserve">available </w:t>
      </w:r>
      <w:r w:rsidR="000C4121" w:rsidRPr="00BE1C36">
        <w:rPr>
          <w:b/>
          <w:bCs/>
          <w:i/>
          <w:iCs/>
          <w:color w:val="262626" w:themeColor="text1" w:themeTint="D9"/>
        </w:rPr>
        <w:t xml:space="preserve">for </w:t>
      </w:r>
      <w:r>
        <w:rPr>
          <w:b/>
          <w:bCs/>
          <w:i/>
          <w:iCs/>
          <w:color w:val="262626" w:themeColor="text1" w:themeTint="D9"/>
        </w:rPr>
        <w:t xml:space="preserve">target </w:t>
      </w:r>
      <w:r w:rsidR="000C4121" w:rsidRPr="00BE1C36">
        <w:rPr>
          <w:b/>
          <w:bCs/>
          <w:i/>
          <w:iCs/>
          <w:color w:val="262626" w:themeColor="text1" w:themeTint="D9"/>
        </w:rPr>
        <w:t>cluster analysis - maybe ask Japan for more information on baits (</w:t>
      </w:r>
      <w:r w:rsidR="009C18A0">
        <w:rPr>
          <w:b/>
          <w:bCs/>
          <w:i/>
          <w:iCs/>
          <w:color w:val="262626" w:themeColor="text1" w:themeTint="D9"/>
        </w:rPr>
        <w:t xml:space="preserve">e.g. </w:t>
      </w:r>
      <w:r w:rsidR="000C4121" w:rsidRPr="00BE1C36">
        <w:rPr>
          <w:b/>
          <w:bCs/>
          <w:i/>
          <w:iCs/>
          <w:color w:val="262626" w:themeColor="text1" w:themeTint="D9"/>
        </w:rPr>
        <w:t xml:space="preserve"> squid etc.) and hooks between floats that can provide useful information on targeting</w:t>
      </w:r>
      <w:r w:rsidR="000C4121">
        <w:t>. Will follow-up with Japan.</w:t>
      </w:r>
    </w:p>
    <w:p w14:paraId="7B0126EA" w14:textId="105BC03E" w:rsidR="000C4121" w:rsidRPr="00BE1C36" w:rsidRDefault="000C4121" w:rsidP="00616D80">
      <w:pPr>
        <w:pStyle w:val="ListParagraph"/>
        <w:numPr>
          <w:ilvl w:val="0"/>
          <w:numId w:val="41"/>
        </w:numPr>
        <w:rPr>
          <w:b/>
          <w:bCs/>
          <w:i/>
          <w:iCs/>
        </w:rPr>
      </w:pPr>
      <w:r w:rsidRPr="00BE1C36">
        <w:rPr>
          <w:b/>
          <w:bCs/>
          <w:i/>
          <w:iCs/>
        </w:rPr>
        <w:t>Further discussion on splitting indices, noting how it is difficult to connect two time blocks of CPUE together. Perhaps better to just break the indices. However, further comments suggest splitting can cause problems as the discontinuity can allow the model to do strange things. Suggestion of a logistic type ramp between split indices to allow a change of selectivity. Still no clear way forward on best approaches to splitting indices</w:t>
      </w:r>
      <w:r w:rsidR="000A65BC" w:rsidRPr="00BE1C36">
        <w:rPr>
          <w:b/>
          <w:bCs/>
          <w:i/>
          <w:iCs/>
        </w:rPr>
        <w:t xml:space="preserve"> when there is no overlap period or other index to provide a bridge</w:t>
      </w:r>
      <w:r w:rsidRPr="00BE1C36">
        <w:rPr>
          <w:b/>
          <w:bCs/>
          <w:i/>
          <w:iCs/>
        </w:rPr>
        <w:t>, Nicholas is kept awake at night by this so we need a solution!</w:t>
      </w:r>
    </w:p>
    <w:p w14:paraId="78A3B150" w14:textId="4241B9FC" w:rsidR="00BF01FA" w:rsidRDefault="000C4121" w:rsidP="000C4121">
      <w:r>
        <w:t>Closing remarks</w:t>
      </w:r>
      <w:r w:rsidR="00BE1C36">
        <w:t xml:space="preserve"> and acknowledgment</w:t>
      </w:r>
      <w:r>
        <w:t xml:space="preserve"> by chair to end day 1.</w:t>
      </w:r>
    </w:p>
    <w:p w14:paraId="1ADD464A" w14:textId="5CBD9B22" w:rsidR="00BF01FA" w:rsidRDefault="00BF01FA" w:rsidP="00BF01FA">
      <w:pPr>
        <w:pStyle w:val="Heading2"/>
      </w:pPr>
      <w:r>
        <w:t xml:space="preserve">Follow-up regarding </w:t>
      </w:r>
      <w:r w:rsidR="00BE1C36">
        <w:t xml:space="preserve">CPUE analysis for </w:t>
      </w:r>
      <w:r>
        <w:t>south west Pacific swordfish</w:t>
      </w:r>
      <w:r w:rsidR="003B36DC">
        <w:t xml:space="preserve"> </w:t>
      </w:r>
    </w:p>
    <w:p w14:paraId="30DBA02D" w14:textId="749CAED1" w:rsidR="00BF01FA" w:rsidRDefault="00BF01FA" w:rsidP="00BF01FA"/>
    <w:p w14:paraId="39EB8B47" w14:textId="745FCFAE" w:rsidR="00BF01FA" w:rsidRPr="00BF01FA" w:rsidRDefault="00BF01FA" w:rsidP="00BF01FA">
      <w:pPr>
        <w:rPr>
          <w:b/>
          <w:bCs/>
        </w:rPr>
      </w:pPr>
      <w:r w:rsidRPr="00BF01FA">
        <w:rPr>
          <w:b/>
          <w:bCs/>
        </w:rPr>
        <w:t>CPUE analysis</w:t>
      </w:r>
    </w:p>
    <w:p w14:paraId="214A211A" w14:textId="3F2D4480" w:rsidR="00291E8A" w:rsidRDefault="00B35460" w:rsidP="00BF01FA">
      <w:r>
        <w:t>Further exploration of the data available for CPUE analysis raised issue</w:t>
      </w:r>
      <w:r w:rsidR="00291E8A">
        <w:t>s</w:t>
      </w:r>
      <w:r>
        <w:t xml:space="preserve"> regarding shifts in targeting practices</w:t>
      </w:r>
      <w:r w:rsidR="003B36DC">
        <w:t xml:space="preserve"> by time and fishing areas</w:t>
      </w:r>
      <w:r w:rsidR="00291E8A">
        <w:t xml:space="preserve">, </w:t>
      </w:r>
      <w:r>
        <w:t xml:space="preserve">gear </w:t>
      </w:r>
      <w:r w:rsidR="00B46346">
        <w:t>changes</w:t>
      </w:r>
      <w:r w:rsidR="00291E8A">
        <w:t xml:space="preserve"> (i.e., kuralon to monofiloment mainlines)</w:t>
      </w:r>
      <w:r>
        <w:t xml:space="preserve"> and </w:t>
      </w:r>
      <w:r w:rsidR="003B36DC">
        <w:t xml:space="preserve">changes in </w:t>
      </w:r>
      <w:r>
        <w:t>reporting procedures</w:t>
      </w:r>
      <w:r w:rsidR="00B46346">
        <w:t>,</w:t>
      </w:r>
      <w:r>
        <w:t xml:space="preserve"> that would be difficult to account for in the CPUE models. As such it was necessary to consider splitting indices both temporally and spatially, particularly for the Japanese </w:t>
      </w:r>
      <w:r w:rsidR="00B46346">
        <w:t xml:space="preserve">(the longest time series of CPUE) </w:t>
      </w:r>
      <w:r>
        <w:t>and Chinese Taipei fleet</w:t>
      </w:r>
      <w:r w:rsidR="00291E8A">
        <w:t xml:space="preserve">s. </w:t>
      </w:r>
    </w:p>
    <w:p w14:paraId="2EEDE97C" w14:textId="61299A58" w:rsidR="00BF01FA" w:rsidRDefault="00291E8A" w:rsidP="00BF01FA">
      <w:r>
        <w:t>A follow-up meeting with Japanese scientists (2/6/2021) was required to discuss the most appropriate splitting for the Japanese CPUE data. Several issue</w:t>
      </w:r>
      <w:r w:rsidR="00B46346">
        <w:t>s</w:t>
      </w:r>
      <w:r>
        <w:t xml:space="preserve"> were raised:</w:t>
      </w:r>
    </w:p>
    <w:p w14:paraId="1B6DB196" w14:textId="51E44464" w:rsidR="00291E8A" w:rsidRDefault="00291E8A" w:rsidP="00616D80">
      <w:pPr>
        <w:pStyle w:val="ListParagraph"/>
        <w:numPr>
          <w:ilvl w:val="0"/>
          <w:numId w:val="27"/>
        </w:numPr>
      </w:pPr>
      <w:r>
        <w:t>Changes in reporting procedures in 197</w:t>
      </w:r>
      <w:r w:rsidR="00B46346">
        <w:t>3-74</w:t>
      </w:r>
      <w:r>
        <w:t xml:space="preserve"> that </w:t>
      </w:r>
      <w:r w:rsidR="00B46346">
        <w:t>likely</w:t>
      </w:r>
      <w:r>
        <w:t xml:space="preserve"> influenced the quality of catch and effort data (i.e.</w:t>
      </w:r>
      <w:r w:rsidR="00B46346">
        <w:t>,</w:t>
      </w:r>
      <w:r>
        <w:t xml:space="preserve"> improved </w:t>
      </w:r>
      <w:r w:rsidR="003B36DC">
        <w:t xml:space="preserve">reporting </w:t>
      </w:r>
      <w:r>
        <w:t>from 1974)</w:t>
      </w:r>
    </w:p>
    <w:p w14:paraId="05287295" w14:textId="59085463" w:rsidR="00B46346" w:rsidRDefault="00B46346" w:rsidP="00616D80">
      <w:pPr>
        <w:pStyle w:val="ListParagraph"/>
        <w:numPr>
          <w:ilvl w:val="0"/>
          <w:numId w:val="27"/>
        </w:numPr>
      </w:pPr>
      <w:r>
        <w:t xml:space="preserve">Changes in the mainline material from kuralon rope to monofilament in the early-mid 1990s </w:t>
      </w:r>
    </w:p>
    <w:p w14:paraId="4FFAA687" w14:textId="5B8B6B41" w:rsidR="00B46346" w:rsidRDefault="00B46346" w:rsidP="00616D80">
      <w:pPr>
        <w:pStyle w:val="ListParagraph"/>
        <w:numPr>
          <w:ilvl w:val="0"/>
          <w:numId w:val="27"/>
        </w:numPr>
      </w:pPr>
      <w:r>
        <w:t>Difference in fishing/targeting practices between regions 1 and 2</w:t>
      </w:r>
    </w:p>
    <w:p w14:paraId="70B6CB90" w14:textId="3D2097A8" w:rsidR="00BF01FA" w:rsidRDefault="00B46346" w:rsidP="00BF01FA">
      <w:r>
        <w:t>To account for these changes</w:t>
      </w:r>
      <w:r w:rsidR="003B36DC">
        <w:t>,</w:t>
      </w:r>
      <w:r>
        <w:t xml:space="preserve"> agreement was reached with the Japanese scientists to split the Japanese CPUE as follows: </w:t>
      </w:r>
    </w:p>
    <w:p w14:paraId="2DF2FE6A" w14:textId="77777777" w:rsidR="00B46346" w:rsidRPr="00B46346" w:rsidRDefault="00B46346" w:rsidP="00616D80">
      <w:pPr>
        <w:pStyle w:val="ListParagraph"/>
        <w:numPr>
          <w:ilvl w:val="0"/>
          <w:numId w:val="28"/>
        </w:numPr>
      </w:pPr>
      <w:r w:rsidRPr="00B46346">
        <w:t>1952-1974; Region 1</w:t>
      </w:r>
    </w:p>
    <w:p w14:paraId="5E16ED11" w14:textId="77777777" w:rsidR="00B46346" w:rsidRPr="00B46346" w:rsidRDefault="00B46346" w:rsidP="00616D80">
      <w:pPr>
        <w:pStyle w:val="ListParagraph"/>
        <w:numPr>
          <w:ilvl w:val="0"/>
          <w:numId w:val="28"/>
        </w:numPr>
      </w:pPr>
      <w:r w:rsidRPr="00B46346">
        <w:t>1952-1974; Region 2</w:t>
      </w:r>
    </w:p>
    <w:p w14:paraId="309186BC" w14:textId="77777777" w:rsidR="00B46346" w:rsidRPr="00B46346" w:rsidRDefault="00B46346" w:rsidP="00616D80">
      <w:pPr>
        <w:pStyle w:val="ListParagraph"/>
        <w:numPr>
          <w:ilvl w:val="0"/>
          <w:numId w:val="28"/>
        </w:numPr>
      </w:pPr>
      <w:r w:rsidRPr="00B46346">
        <w:t>1975-1993; Region 1</w:t>
      </w:r>
    </w:p>
    <w:p w14:paraId="59EAA0CE" w14:textId="77777777" w:rsidR="00B46346" w:rsidRPr="00B46346" w:rsidRDefault="00B46346" w:rsidP="00616D80">
      <w:pPr>
        <w:pStyle w:val="ListParagraph"/>
        <w:numPr>
          <w:ilvl w:val="0"/>
          <w:numId w:val="28"/>
        </w:numPr>
      </w:pPr>
      <w:r w:rsidRPr="00B46346">
        <w:t>1975-1993; Region 2</w:t>
      </w:r>
    </w:p>
    <w:p w14:paraId="1927D5C1" w14:textId="77777777" w:rsidR="00B46346" w:rsidRPr="00B46346" w:rsidRDefault="00B46346" w:rsidP="00616D80">
      <w:pPr>
        <w:pStyle w:val="ListParagraph"/>
        <w:numPr>
          <w:ilvl w:val="0"/>
          <w:numId w:val="28"/>
        </w:numPr>
      </w:pPr>
      <w:r w:rsidRPr="00B46346">
        <w:t>1994-2019; Region 1</w:t>
      </w:r>
    </w:p>
    <w:p w14:paraId="7E7D5E2F" w14:textId="46A9B286" w:rsidR="00BF01FA" w:rsidRDefault="00B46346" w:rsidP="00616D80">
      <w:pPr>
        <w:pStyle w:val="ListParagraph"/>
        <w:numPr>
          <w:ilvl w:val="0"/>
          <w:numId w:val="28"/>
        </w:numPr>
      </w:pPr>
      <w:r w:rsidRPr="00B46346">
        <w:t>1994-2019; Region 2</w:t>
      </w:r>
    </w:p>
    <w:p w14:paraId="7249D6E2" w14:textId="369AA3E2" w:rsidR="00C03E16" w:rsidRDefault="00C03E16" w:rsidP="00C03E16">
      <w:r w:rsidRPr="00C03E16">
        <w:t xml:space="preserve">Splitting </w:t>
      </w:r>
      <w:r>
        <w:t>between model regions 1 and 2</w:t>
      </w:r>
      <w:r w:rsidRPr="00C03E16">
        <w:t xml:space="preserve"> </w:t>
      </w:r>
      <w:r w:rsidR="00BE1C36">
        <w:t xml:space="preserve">will </w:t>
      </w:r>
      <w:r w:rsidRPr="00C03E16">
        <w:t xml:space="preserve">involve separate calculation of </w:t>
      </w:r>
      <w:r>
        <w:t xml:space="preserve">the </w:t>
      </w:r>
      <w:r w:rsidRPr="00C03E16">
        <w:t>CPUE indices by region, i.e., applying the VAST modelling to region 1 and 2 separately for the Japanese and Chinese Taipei fleets.</w:t>
      </w:r>
    </w:p>
    <w:p w14:paraId="69E4F8FC" w14:textId="49AE6366" w:rsidR="00BF01FA" w:rsidRDefault="00B46346" w:rsidP="00BF01FA">
      <w:r>
        <w:t xml:space="preserve">The Chinese Taipei fleet </w:t>
      </w:r>
      <w:r w:rsidR="003B36DC">
        <w:t>appeared</w:t>
      </w:r>
      <w:r w:rsidR="00906641">
        <w:t xml:space="preserve"> slower to change mainline materials</w:t>
      </w:r>
      <w:r w:rsidR="003B36DC">
        <w:t xml:space="preserve">. The </w:t>
      </w:r>
      <w:r w:rsidR="00906641">
        <w:t xml:space="preserve">CPUE </w:t>
      </w:r>
      <w:r w:rsidR="00C03E16">
        <w:t xml:space="preserve">for this flag </w:t>
      </w:r>
      <w:r w:rsidR="00906641">
        <w:t>w</w:t>
      </w:r>
      <w:r w:rsidR="00BE1C36">
        <w:t>ill be</w:t>
      </w:r>
      <w:r w:rsidR="00906641">
        <w:t xml:space="preserve"> split slightly later, but </w:t>
      </w:r>
      <w:r w:rsidR="00C03E16">
        <w:t>also showed</w:t>
      </w:r>
      <w:r w:rsidR="00906641">
        <w:t xml:space="preserve"> differences in apparent targeting between region 1 and 2 that could not be standardi</w:t>
      </w:r>
      <w:r w:rsidR="00BE1C36">
        <w:t>s</w:t>
      </w:r>
      <w:r w:rsidR="00906641">
        <w:t>ed out due to lack of gear covariates. The Chinese Taipei CPUE w</w:t>
      </w:r>
      <w:r w:rsidR="00BE1C36">
        <w:t>ill be</w:t>
      </w:r>
      <w:r w:rsidR="00906641">
        <w:t xml:space="preserve"> split as follows:</w:t>
      </w:r>
    </w:p>
    <w:p w14:paraId="1392CABB" w14:textId="77777777" w:rsidR="00906641" w:rsidRPr="00906641" w:rsidRDefault="00906641" w:rsidP="00616D80">
      <w:pPr>
        <w:pStyle w:val="ListParagraph"/>
        <w:numPr>
          <w:ilvl w:val="0"/>
          <w:numId w:val="29"/>
        </w:numPr>
      </w:pPr>
      <w:r w:rsidRPr="00906641">
        <w:t>1964-1997; Region 1</w:t>
      </w:r>
    </w:p>
    <w:p w14:paraId="01781292" w14:textId="77777777" w:rsidR="00906641" w:rsidRPr="00906641" w:rsidRDefault="00906641" w:rsidP="00616D80">
      <w:pPr>
        <w:pStyle w:val="ListParagraph"/>
        <w:numPr>
          <w:ilvl w:val="0"/>
          <w:numId w:val="29"/>
        </w:numPr>
      </w:pPr>
      <w:r w:rsidRPr="00906641">
        <w:t>1964-1997; Region 2</w:t>
      </w:r>
    </w:p>
    <w:p w14:paraId="766D2C13" w14:textId="77777777" w:rsidR="00906641" w:rsidRPr="00906641" w:rsidRDefault="00906641" w:rsidP="00616D80">
      <w:pPr>
        <w:pStyle w:val="ListParagraph"/>
        <w:numPr>
          <w:ilvl w:val="0"/>
          <w:numId w:val="29"/>
        </w:numPr>
      </w:pPr>
      <w:r w:rsidRPr="00906641">
        <w:t>1998-2019; Region 1</w:t>
      </w:r>
    </w:p>
    <w:p w14:paraId="5540C838" w14:textId="78E88549" w:rsidR="00906641" w:rsidRDefault="00906641" w:rsidP="00616D80">
      <w:pPr>
        <w:pStyle w:val="ListParagraph"/>
        <w:numPr>
          <w:ilvl w:val="0"/>
          <w:numId w:val="29"/>
        </w:numPr>
      </w:pPr>
      <w:r w:rsidRPr="00906641">
        <w:t>1998-2019; Region 2</w:t>
      </w:r>
    </w:p>
    <w:p w14:paraId="0B4E2FD1" w14:textId="41BFE4B4" w:rsidR="00906641" w:rsidRPr="00906641" w:rsidRDefault="00906641" w:rsidP="00906641">
      <w:r>
        <w:t xml:space="preserve">Finally, the CPUE </w:t>
      </w:r>
      <w:r w:rsidR="00C03E16">
        <w:t xml:space="preserve">to be considered </w:t>
      </w:r>
      <w:r>
        <w:t xml:space="preserve">for other fleets are as follows: </w:t>
      </w:r>
    </w:p>
    <w:p w14:paraId="3D0C4AB1" w14:textId="4B0CEB5B" w:rsidR="00BF01FA" w:rsidRDefault="00906641" w:rsidP="00906641">
      <w:pPr>
        <w:pStyle w:val="ListParagraph"/>
      </w:pPr>
      <w:r w:rsidRPr="00906641">
        <w:t>AU</w:t>
      </w:r>
      <w:r>
        <w:t xml:space="preserve">: </w:t>
      </w:r>
      <w:r w:rsidRPr="00906641">
        <w:t>1998-2019</w:t>
      </w:r>
      <w:r>
        <w:t xml:space="preserve"> (region 1 only), </w:t>
      </w:r>
      <w:r w:rsidRPr="00906641">
        <w:t>NZ</w:t>
      </w:r>
      <w:r>
        <w:t xml:space="preserve">: </w:t>
      </w:r>
      <w:r w:rsidRPr="00906641">
        <w:t>2004-2019</w:t>
      </w:r>
      <w:r>
        <w:t xml:space="preserve"> (region 2), </w:t>
      </w:r>
      <w:r w:rsidRPr="00906641">
        <w:t>ES</w:t>
      </w:r>
      <w:r>
        <w:t xml:space="preserve">: </w:t>
      </w:r>
      <w:r w:rsidRPr="00906641">
        <w:t>2004-2019</w:t>
      </w:r>
      <w:r>
        <w:t xml:space="preserve"> (region 2)</w:t>
      </w:r>
    </w:p>
    <w:p w14:paraId="49ADDE98" w14:textId="4B5561DD" w:rsidR="00906641" w:rsidRDefault="00906641" w:rsidP="00906641">
      <w:r>
        <w:t>Bridging of the Japanese indices across the splits 1974 and 1993 will hopefully be possible using the Chinese Taipei CPUE.</w:t>
      </w:r>
    </w:p>
    <w:p w14:paraId="698EE0FA" w14:textId="42281FE3" w:rsidR="00BF01FA" w:rsidRPr="00BF01FA" w:rsidRDefault="00906641" w:rsidP="00BF01FA">
      <w:r>
        <w:t>There are now multiple CPUE series that could provide abundance indices in model regions 1 and 2. We will</w:t>
      </w:r>
      <w:r w:rsidR="00C03E16">
        <w:t xml:space="preserve"> therefore</w:t>
      </w:r>
      <w:r>
        <w:t xml:space="preserve"> be required to determine an approach for weighting these indices in the model fitting</w:t>
      </w:r>
      <w:r w:rsidR="00A12C83">
        <w:t xml:space="preserve"> if the multiple indices for each region are </w:t>
      </w:r>
      <w:r w:rsidR="00C03E16">
        <w:t>ultimately retained in the model</w:t>
      </w:r>
      <w:r w:rsidR="00820306">
        <w:t xml:space="preserve"> or consider </w:t>
      </w:r>
      <w:r w:rsidR="00820306" w:rsidRPr="009B4105">
        <w:rPr>
          <w:lang w:val="en-NZ"/>
        </w:rPr>
        <w:t>including fit</w:t>
      </w:r>
      <w:r w:rsidR="00820306">
        <w:rPr>
          <w:lang w:val="en-NZ"/>
        </w:rPr>
        <w:t>s</w:t>
      </w:r>
      <w:r w:rsidR="00820306" w:rsidRPr="009B4105">
        <w:rPr>
          <w:lang w:val="en-NZ"/>
        </w:rPr>
        <w:t xml:space="preserve"> to individual</w:t>
      </w:r>
      <w:r w:rsidR="00820306">
        <w:rPr>
          <w:lang w:val="en-NZ"/>
        </w:rPr>
        <w:t xml:space="preserve"> </w:t>
      </w:r>
      <w:r w:rsidR="00820306" w:rsidRPr="009B4105">
        <w:rPr>
          <w:lang w:val="en-NZ"/>
        </w:rPr>
        <w:t xml:space="preserve">CPUE indices as axes in </w:t>
      </w:r>
      <w:r w:rsidR="00820306">
        <w:rPr>
          <w:lang w:val="en-NZ"/>
        </w:rPr>
        <w:t xml:space="preserve">the </w:t>
      </w:r>
      <w:r w:rsidR="00820306" w:rsidRPr="009B4105">
        <w:rPr>
          <w:lang w:val="en-NZ"/>
        </w:rPr>
        <w:t>uncertainty grid</w:t>
      </w:r>
      <w:r w:rsidR="00C03E16">
        <w:rPr>
          <w:lang w:val="en-NZ"/>
        </w:rPr>
        <w:t>.</w:t>
      </w:r>
    </w:p>
    <w:p w14:paraId="68AFDD44" w14:textId="741B670D" w:rsidR="00FF3E66" w:rsidRPr="00FF3E66" w:rsidRDefault="00FF3E66" w:rsidP="00FF3E66">
      <w:pPr>
        <w:keepNext/>
        <w:keepLines/>
        <w:spacing w:before="480" w:after="0"/>
        <w:outlineLvl w:val="0"/>
        <w:rPr>
          <w:rFonts w:asciiTheme="majorHAnsi" w:eastAsiaTheme="majorEastAsia" w:hAnsiTheme="majorHAnsi" w:cstheme="majorBidi"/>
          <w:b/>
          <w:bCs/>
          <w:color w:val="365F91" w:themeColor="accent1" w:themeShade="BF"/>
          <w:sz w:val="28"/>
          <w:szCs w:val="28"/>
          <w:lang w:val="en-NZ"/>
        </w:rPr>
      </w:pPr>
      <w:r w:rsidRPr="00FF3E66">
        <w:rPr>
          <w:rFonts w:asciiTheme="majorHAnsi" w:eastAsiaTheme="majorEastAsia" w:hAnsiTheme="majorHAnsi" w:cstheme="majorBidi"/>
          <w:b/>
          <w:bCs/>
          <w:color w:val="365F91" w:themeColor="accent1" w:themeShade="BF"/>
          <w:sz w:val="28"/>
          <w:szCs w:val="28"/>
          <w:lang w:val="en-NZ"/>
        </w:rPr>
        <w:t xml:space="preserve">DAY </w:t>
      </w:r>
      <w:r>
        <w:rPr>
          <w:rFonts w:asciiTheme="majorHAnsi" w:eastAsiaTheme="majorEastAsia" w:hAnsiTheme="majorHAnsi" w:cstheme="majorBidi"/>
          <w:b/>
          <w:bCs/>
          <w:color w:val="365F91" w:themeColor="accent1" w:themeShade="BF"/>
          <w:sz w:val="28"/>
          <w:szCs w:val="28"/>
          <w:lang w:val="en-NZ"/>
        </w:rPr>
        <w:t>2</w:t>
      </w:r>
      <w:r w:rsidRPr="00FF3E66">
        <w:rPr>
          <w:rFonts w:asciiTheme="majorHAnsi" w:eastAsiaTheme="majorEastAsia" w:hAnsiTheme="majorHAnsi" w:cstheme="majorBidi"/>
          <w:b/>
          <w:bCs/>
          <w:color w:val="365F91" w:themeColor="accent1" w:themeShade="BF"/>
          <w:sz w:val="28"/>
          <w:szCs w:val="28"/>
          <w:lang w:val="en-NZ"/>
        </w:rPr>
        <w:t xml:space="preserve"> – </w:t>
      </w:r>
      <w:r>
        <w:rPr>
          <w:rFonts w:asciiTheme="majorHAnsi" w:eastAsiaTheme="majorEastAsia" w:hAnsiTheme="majorHAnsi" w:cstheme="majorBidi"/>
          <w:b/>
          <w:bCs/>
          <w:color w:val="365F91" w:themeColor="accent1" w:themeShade="BF"/>
          <w:sz w:val="28"/>
          <w:szCs w:val="28"/>
          <w:lang w:val="en-NZ"/>
        </w:rPr>
        <w:t>South Pacific albacore</w:t>
      </w:r>
    </w:p>
    <w:p w14:paraId="3DC85A10" w14:textId="77777777" w:rsidR="00FF3E66" w:rsidRPr="00FF3E66" w:rsidRDefault="00FF3E66" w:rsidP="00FF3E66">
      <w:pPr>
        <w:keepNext/>
        <w:keepLines/>
        <w:spacing w:before="200" w:after="0"/>
        <w:outlineLvl w:val="1"/>
        <w:rPr>
          <w:rFonts w:asciiTheme="majorHAnsi" w:eastAsiaTheme="majorEastAsia" w:hAnsiTheme="majorHAnsi" w:cstheme="majorBidi"/>
          <w:b/>
          <w:bCs/>
          <w:color w:val="4F81BD" w:themeColor="accent1"/>
          <w:sz w:val="26"/>
          <w:szCs w:val="26"/>
          <w:lang w:val="en-NZ"/>
        </w:rPr>
      </w:pPr>
      <w:r w:rsidRPr="00FF3E66">
        <w:rPr>
          <w:rFonts w:asciiTheme="majorHAnsi" w:eastAsiaTheme="majorEastAsia" w:hAnsiTheme="majorHAnsi" w:cstheme="majorBidi"/>
          <w:b/>
          <w:bCs/>
          <w:color w:val="4F81BD" w:themeColor="accent1"/>
          <w:sz w:val="26"/>
          <w:szCs w:val="26"/>
          <w:lang w:val="en-NZ"/>
        </w:rPr>
        <w:t>Stock assessment overview presentation</w:t>
      </w:r>
    </w:p>
    <w:p w14:paraId="4A33E1EB" w14:textId="77777777" w:rsidR="00FF3E66" w:rsidRPr="00FF3E66" w:rsidRDefault="00FF3E66" w:rsidP="00FF3E66">
      <w:pPr>
        <w:keepNext/>
        <w:keepLines/>
        <w:spacing w:before="200" w:after="0"/>
        <w:outlineLvl w:val="2"/>
        <w:rPr>
          <w:rFonts w:asciiTheme="majorHAnsi" w:eastAsiaTheme="majorEastAsia" w:hAnsiTheme="majorHAnsi" w:cstheme="majorBidi"/>
          <w:b/>
          <w:bCs/>
          <w:color w:val="4F81BD" w:themeColor="accent1"/>
          <w:lang w:val="en-NZ"/>
        </w:rPr>
      </w:pPr>
      <w:r w:rsidRPr="00FF3E66">
        <w:rPr>
          <w:rFonts w:asciiTheme="majorHAnsi" w:eastAsiaTheme="majorEastAsia" w:hAnsiTheme="majorHAnsi" w:cstheme="majorBidi"/>
          <w:b/>
          <w:bCs/>
          <w:color w:val="4F81BD" w:themeColor="accent1"/>
          <w:lang w:val="en-NZ"/>
        </w:rPr>
        <w:t>Spatial/fishery structures and fishery data</w:t>
      </w:r>
    </w:p>
    <w:p w14:paraId="66830082" w14:textId="7E868D70" w:rsidR="00FF3E66" w:rsidRDefault="00810BF9" w:rsidP="00AC3848">
      <w:r>
        <w:rPr>
          <w:lang w:val="en-NZ"/>
        </w:rPr>
        <w:t xml:space="preserve">The assessment of </w:t>
      </w:r>
      <w:r w:rsidR="00B009C1">
        <w:rPr>
          <w:lang w:val="en-NZ"/>
        </w:rPr>
        <w:t>South Pacific</w:t>
      </w:r>
      <w:r>
        <w:rPr>
          <w:lang w:val="en-NZ"/>
        </w:rPr>
        <w:t xml:space="preserve"> albacore will be conducted with the MFCL version 2.0.8.0</w:t>
      </w:r>
      <w:r w:rsidR="00937065">
        <w:rPr>
          <w:lang w:val="en-NZ"/>
        </w:rPr>
        <w:t xml:space="preserve"> and cover the entire </w:t>
      </w:r>
      <w:r w:rsidR="00B009C1">
        <w:rPr>
          <w:lang w:val="en-NZ"/>
        </w:rPr>
        <w:t>South Pacific</w:t>
      </w:r>
      <w:r w:rsidR="00EF5BCD">
        <w:rPr>
          <w:lang w:val="en-NZ"/>
        </w:rPr>
        <w:t>. A</w:t>
      </w:r>
      <w:r w:rsidR="00937065">
        <w:rPr>
          <w:lang w:val="en-NZ"/>
        </w:rPr>
        <w:t>s such it will be a collaborative effort between SPC and the IATTC</w:t>
      </w:r>
      <w:r w:rsidR="00EF5BCD">
        <w:rPr>
          <w:lang w:val="en-NZ"/>
        </w:rPr>
        <w:t xml:space="preserve">, with </w:t>
      </w:r>
      <w:r w:rsidR="00937065">
        <w:rPr>
          <w:lang w:val="en-NZ"/>
        </w:rPr>
        <w:t>Haikun Xu</w:t>
      </w:r>
      <w:r>
        <w:rPr>
          <w:lang w:val="en-NZ"/>
        </w:rPr>
        <w:t xml:space="preserve">. The overview presentation </w:t>
      </w:r>
      <w:r w:rsidR="00EF5BCD">
        <w:rPr>
          <w:lang w:val="en-NZ"/>
        </w:rPr>
        <w:t xml:space="preserve">was provided </w:t>
      </w:r>
      <w:r>
        <w:rPr>
          <w:lang w:val="en-NZ"/>
        </w:rPr>
        <w:t xml:space="preserve">from the lead </w:t>
      </w:r>
      <w:r w:rsidR="00EF5BCD">
        <w:rPr>
          <w:lang w:val="en-NZ"/>
        </w:rPr>
        <w:t xml:space="preserve">SPC </w:t>
      </w:r>
      <w:r>
        <w:rPr>
          <w:lang w:val="en-NZ"/>
        </w:rPr>
        <w:t>assessment scientist</w:t>
      </w:r>
      <w:r w:rsidR="00EF5BCD">
        <w:rPr>
          <w:lang w:val="en-NZ"/>
        </w:rPr>
        <w:t xml:space="preserve">, </w:t>
      </w:r>
      <w:r>
        <w:rPr>
          <w:lang w:val="en-NZ"/>
        </w:rPr>
        <w:t>Claudio Castillo Jordan – SPC</w:t>
      </w:r>
      <w:r w:rsidR="00EF5BCD">
        <w:rPr>
          <w:lang w:val="en-NZ"/>
        </w:rPr>
        <w:t>. He</w:t>
      </w:r>
      <w:r>
        <w:rPr>
          <w:lang w:val="en-NZ"/>
        </w:rPr>
        <w:t xml:space="preserve"> began with </w:t>
      </w:r>
      <w:r w:rsidR="00937065">
        <w:rPr>
          <w:lang w:val="en-NZ"/>
        </w:rPr>
        <w:t xml:space="preserve">an </w:t>
      </w:r>
      <w:r w:rsidR="00937065">
        <w:t>acknowledgment of the various people and groups contributing to the assessment</w:t>
      </w:r>
      <w:r w:rsidR="00937065">
        <w:rPr>
          <w:lang w:val="en-NZ"/>
        </w:rPr>
        <w:t xml:space="preserve"> before </w:t>
      </w:r>
      <w:r>
        <w:rPr>
          <w:lang w:val="en-NZ"/>
        </w:rPr>
        <w:t>a review of the previous assessment conducted in 201</w:t>
      </w:r>
      <w:r w:rsidR="00BA69EE">
        <w:rPr>
          <w:lang w:val="en-NZ"/>
        </w:rPr>
        <w:t>8</w:t>
      </w:r>
      <w:r>
        <w:rPr>
          <w:lang w:val="en-NZ"/>
        </w:rPr>
        <w:t xml:space="preserve"> </w:t>
      </w:r>
      <w:hyperlink r:id="rId17" w:history="1">
        <w:r w:rsidR="000D297C" w:rsidRPr="000D297C">
          <w:rPr>
            <w:rStyle w:val="Hyperlink"/>
            <w:lang w:val="en-NZ"/>
          </w:rPr>
          <w:t>(Tremblay-Boyer et al. 2018)</w:t>
        </w:r>
      </w:hyperlink>
      <w:r w:rsidR="00937065">
        <w:t xml:space="preserve">. The previous assessment was restricted to the WCPO (including the WCPFC-IATTC overlap </w:t>
      </w:r>
      <w:r w:rsidR="00EF5BCD">
        <w:t>area</w:t>
      </w:r>
      <w:r w:rsidR="00937065">
        <w:t>)</w:t>
      </w:r>
      <w:r w:rsidR="00240E2B">
        <w:t xml:space="preserve"> </w:t>
      </w:r>
      <w:r w:rsidR="00937065">
        <w:t>and involved a 5</w:t>
      </w:r>
      <w:r w:rsidR="00240E2B">
        <w:t>-</w:t>
      </w:r>
      <w:r w:rsidR="00937065">
        <w:t xml:space="preserve">region </w:t>
      </w:r>
      <w:r w:rsidR="00240E2B">
        <w:t xml:space="preserve">model </w:t>
      </w:r>
      <w:r w:rsidR="00937065">
        <w:t>structure</w:t>
      </w:r>
      <w:r w:rsidR="000D297C">
        <w:t xml:space="preserve">, </w:t>
      </w:r>
      <w:r w:rsidR="00937065">
        <w:t>simplified from the previous 2015 assessment that use</w:t>
      </w:r>
      <w:r w:rsidR="00CD1594">
        <w:t>d</w:t>
      </w:r>
      <w:r w:rsidR="00937065">
        <w:t xml:space="preserve"> an 8</w:t>
      </w:r>
      <w:r w:rsidR="00240E2B">
        <w:t>-</w:t>
      </w:r>
      <w:r w:rsidR="00937065">
        <w:t>region structure. The 2018 assessment also introduced the index fisheries approach and the geostatistical standardi</w:t>
      </w:r>
      <w:r w:rsidR="000D297C">
        <w:t>s</w:t>
      </w:r>
      <w:r w:rsidR="00937065">
        <w:t>ation of CPUE.</w:t>
      </w:r>
      <w:r w:rsidR="00CD1594">
        <w:t xml:space="preserve"> The key result from the assessment, that included an uncertainty grid of 72 models</w:t>
      </w:r>
      <w:r w:rsidR="009A5134">
        <w:t xml:space="preserve"> (steepness, M, growth estimation, size frequency weighting and CPUE method)</w:t>
      </w:r>
      <w:r w:rsidR="00CD1594">
        <w:t>, was the median spawning depletion (SB/SB</w:t>
      </w:r>
      <w:r w:rsidR="00CD1594">
        <w:rPr>
          <w:vertAlign w:val="subscript"/>
        </w:rPr>
        <w:t>F</w:t>
      </w:r>
      <w:r w:rsidR="00CD1594" w:rsidRPr="00CD1594">
        <w:rPr>
          <w:vertAlign w:val="subscript"/>
        </w:rPr>
        <w:t>=0</w:t>
      </w:r>
      <w:r w:rsidR="00CD1594">
        <w:t>)</w:t>
      </w:r>
      <w:r w:rsidR="00937065">
        <w:t xml:space="preserve"> </w:t>
      </w:r>
      <w:r w:rsidR="00240E2B">
        <w:t>estimated at</w:t>
      </w:r>
      <w:r w:rsidR="00CD1594">
        <w:t xml:space="preserve"> 52%</w:t>
      </w:r>
      <w:r w:rsidR="009A5134">
        <w:t xml:space="preserve"> (</w:t>
      </w:r>
      <w:r w:rsidR="00EF5BCD">
        <w:t>n</w:t>
      </w:r>
      <w:r w:rsidR="009A5134">
        <w:t>oting the interim TRP of 56%). Recommendations from the 2019 assessment included:</w:t>
      </w:r>
    </w:p>
    <w:p w14:paraId="36834469" w14:textId="474BA329" w:rsidR="009A5134" w:rsidRPr="009A5134" w:rsidRDefault="009A5134" w:rsidP="00616D80">
      <w:pPr>
        <w:numPr>
          <w:ilvl w:val="0"/>
          <w:numId w:val="13"/>
        </w:numPr>
        <w:spacing w:after="120" w:line="240" w:lineRule="auto"/>
        <w:ind w:left="714" w:hanging="357"/>
        <w:rPr>
          <w:lang w:val="en-AU"/>
        </w:rPr>
      </w:pPr>
      <w:r w:rsidRPr="009A5134">
        <w:rPr>
          <w:lang w:val="en-AU"/>
        </w:rPr>
        <w:t>Growth: </w:t>
      </w:r>
      <w:r>
        <w:rPr>
          <w:lang w:val="en-AU"/>
        </w:rPr>
        <w:t xml:space="preserve"> </w:t>
      </w:r>
      <w:r w:rsidRPr="009A5134">
        <w:rPr>
          <w:lang w:val="en-AU"/>
        </w:rPr>
        <w:t>Alternatives to Von Bertalanffy growth</w:t>
      </w:r>
      <w:r>
        <w:rPr>
          <w:lang w:val="en-AU"/>
        </w:rPr>
        <w:t xml:space="preserve"> and </w:t>
      </w:r>
      <w:r w:rsidR="00F01A72">
        <w:rPr>
          <w:lang w:val="en-AU"/>
        </w:rPr>
        <w:t>i</w:t>
      </w:r>
      <w:r w:rsidRPr="009A5134">
        <w:rPr>
          <w:lang w:val="en-AU"/>
        </w:rPr>
        <w:t>ncrease</w:t>
      </w:r>
      <w:r>
        <w:rPr>
          <w:lang w:val="en-AU"/>
        </w:rPr>
        <w:t>d</w:t>
      </w:r>
      <w:r w:rsidRPr="009A5134">
        <w:rPr>
          <w:lang w:val="en-AU"/>
        </w:rPr>
        <w:t xml:space="preserve"> otolith sampling for smaller individuals in southern regions</w:t>
      </w:r>
    </w:p>
    <w:p w14:paraId="64E442F0" w14:textId="77777777" w:rsidR="009A5134" w:rsidRPr="009A5134" w:rsidRDefault="009A5134" w:rsidP="00616D80">
      <w:pPr>
        <w:numPr>
          <w:ilvl w:val="0"/>
          <w:numId w:val="14"/>
        </w:numPr>
        <w:spacing w:after="120" w:line="240" w:lineRule="auto"/>
        <w:ind w:left="714" w:hanging="357"/>
        <w:rPr>
          <w:lang w:val="en-AU"/>
        </w:rPr>
      </w:pPr>
      <w:r w:rsidRPr="009A5134">
        <w:rPr>
          <w:lang w:val="en-AU"/>
        </w:rPr>
        <w:t>Investigation into longline selectivity changes across the region accounting for oceanography and size-distribution</w:t>
      </w:r>
    </w:p>
    <w:p w14:paraId="23E8E661" w14:textId="77777777" w:rsidR="009A5134" w:rsidRPr="009A5134" w:rsidRDefault="009A5134" w:rsidP="00616D80">
      <w:pPr>
        <w:numPr>
          <w:ilvl w:val="0"/>
          <w:numId w:val="14"/>
        </w:numPr>
        <w:spacing w:after="120" w:line="240" w:lineRule="auto"/>
        <w:ind w:left="714" w:hanging="357"/>
        <w:rPr>
          <w:lang w:val="en-AU"/>
        </w:rPr>
      </w:pPr>
      <w:r w:rsidRPr="009A5134">
        <w:rPr>
          <w:lang w:val="en-AU"/>
        </w:rPr>
        <w:t>Ongoing refinements to the geostatistical approach to standardizing CPUE (including vessel effects)</w:t>
      </w:r>
    </w:p>
    <w:p w14:paraId="38DACE03" w14:textId="77777777" w:rsidR="009A5134" w:rsidRPr="009A5134" w:rsidRDefault="009A5134" w:rsidP="00616D80">
      <w:pPr>
        <w:numPr>
          <w:ilvl w:val="0"/>
          <w:numId w:val="14"/>
        </w:numPr>
        <w:spacing w:after="120" w:line="240" w:lineRule="auto"/>
        <w:ind w:left="714" w:hanging="357"/>
        <w:rPr>
          <w:lang w:val="en-AU"/>
        </w:rPr>
      </w:pPr>
      <w:r w:rsidRPr="009A5134">
        <w:rPr>
          <w:lang w:val="en-AU"/>
        </w:rPr>
        <w:t>Development of a sex-specific assessment model for South Pacific albacore, allowing sex specific settings for key demographic parameters, such as natural mortality and growth.  </w:t>
      </w:r>
    </w:p>
    <w:p w14:paraId="3D1E1A76" w14:textId="6EF89F07" w:rsidR="009A5134" w:rsidRPr="009A5134" w:rsidRDefault="009A5134" w:rsidP="00616D80">
      <w:pPr>
        <w:numPr>
          <w:ilvl w:val="0"/>
          <w:numId w:val="14"/>
        </w:numPr>
        <w:spacing w:after="120" w:line="240" w:lineRule="auto"/>
        <w:ind w:left="714" w:hanging="357"/>
        <w:rPr>
          <w:lang w:val="en-AU"/>
        </w:rPr>
      </w:pPr>
      <w:r w:rsidRPr="009A5134">
        <w:rPr>
          <w:lang w:val="en-AU"/>
        </w:rPr>
        <w:t>Improve the weighting of the size data component of the likelihood through use of new methods to estimate effective sample size</w:t>
      </w:r>
      <w:r>
        <w:rPr>
          <w:lang w:val="en-AU"/>
        </w:rPr>
        <w:t xml:space="preserve"> (i.e.</w:t>
      </w:r>
      <w:r w:rsidR="00C17FC9">
        <w:rPr>
          <w:lang w:val="en-AU"/>
        </w:rPr>
        <w:t>,</w:t>
      </w:r>
      <w:r w:rsidR="000D297C">
        <w:rPr>
          <w:lang w:val="en-AU"/>
        </w:rPr>
        <w:t xml:space="preserve"> </w:t>
      </w:r>
      <w:r>
        <w:rPr>
          <w:lang w:val="en-AU"/>
        </w:rPr>
        <w:t>SSMULT)</w:t>
      </w:r>
      <w:r w:rsidRPr="009A5134">
        <w:rPr>
          <w:lang w:val="en-AU"/>
        </w:rPr>
        <w:t>.  </w:t>
      </w:r>
    </w:p>
    <w:p w14:paraId="2A763EBD" w14:textId="6CA90FA4" w:rsidR="000C01A1" w:rsidRDefault="009A5134" w:rsidP="009A5134">
      <w:pPr>
        <w:spacing w:after="120"/>
      </w:pPr>
      <w:r>
        <w:t xml:space="preserve">The 2021 assessment will have some notable differences to the </w:t>
      </w:r>
      <w:r w:rsidR="000C01A1">
        <w:t>201</w:t>
      </w:r>
      <w:r w:rsidR="001B1BC4">
        <w:t>8</w:t>
      </w:r>
      <w:r w:rsidR="000C01A1">
        <w:t xml:space="preserve"> assessment; specifically</w:t>
      </w:r>
      <w:r w:rsidR="00967E05">
        <w:t>,</w:t>
      </w:r>
      <w:r w:rsidR="000C01A1">
        <w:t xml:space="preserve"> a new regional structure incorporating the eastern Pacific </w:t>
      </w:r>
      <w:r w:rsidR="00967E05">
        <w:t>O</w:t>
      </w:r>
      <w:r w:rsidR="000C01A1">
        <w:t>cean</w:t>
      </w:r>
      <w:r w:rsidR="00F01A72">
        <w:t xml:space="preserve"> (EPO)</w:t>
      </w:r>
      <w:r w:rsidR="000C01A1">
        <w:t xml:space="preserve">, a new (refined) growth model, and </w:t>
      </w:r>
      <w:r w:rsidR="009C18A0">
        <w:t xml:space="preserve">will </w:t>
      </w:r>
      <w:r w:rsidR="000C01A1">
        <w:t>be implemented in a new version of MFCL. These changes will by necessity require some changes to fleet structures and of course the addition of a substantial amount of new data</w:t>
      </w:r>
      <w:r w:rsidR="000D297C">
        <w:t xml:space="preserve"> and model development work</w:t>
      </w:r>
      <w:r w:rsidR="000C01A1">
        <w:t xml:space="preserve">. </w:t>
      </w:r>
    </w:p>
    <w:p w14:paraId="45131F4B" w14:textId="3FFB8A55" w:rsidR="000C01A1" w:rsidRDefault="000C01A1" w:rsidP="009A5134">
      <w:pPr>
        <w:spacing w:after="120"/>
      </w:pPr>
      <w:r>
        <w:t xml:space="preserve">An overview of the </w:t>
      </w:r>
      <w:r w:rsidR="00B009C1">
        <w:t xml:space="preserve">South </w:t>
      </w:r>
      <w:r>
        <w:t xml:space="preserve">Pacific </w:t>
      </w:r>
      <w:r w:rsidR="005236F6">
        <w:t>a</w:t>
      </w:r>
      <w:r>
        <w:t>lbacore spatial catch and effort history and catches by gear types was provided.</w:t>
      </w:r>
    </w:p>
    <w:p w14:paraId="2DDB5D2B" w14:textId="331092EB" w:rsidR="00967E05" w:rsidRDefault="00967E05" w:rsidP="009A5134">
      <w:pPr>
        <w:spacing w:after="120"/>
      </w:pPr>
      <w:r>
        <w:t xml:space="preserve">An information paper was circulated prior to the meeting to describe the proposed regional and fleet structure for the 2021 assessment. Presentation of this paper was provided </w:t>
      </w:r>
      <w:r w:rsidR="00F01A72">
        <w:t xml:space="preserve">by </w:t>
      </w:r>
      <w:r>
        <w:t>Paul Hamer</w:t>
      </w:r>
      <w:r w:rsidR="000D297C">
        <w:t xml:space="preserve"> (SPC)</w:t>
      </w:r>
      <w:r>
        <w:t xml:space="preserve"> and Haikun Xu</w:t>
      </w:r>
      <w:r w:rsidR="000D297C">
        <w:t xml:space="preserve"> (IATTC)</w:t>
      </w:r>
      <w:r w:rsidR="00201C04">
        <w:t>, which covered the various regional structures used in previous assessments</w:t>
      </w:r>
      <w:r w:rsidR="000D297C">
        <w:t>,</w:t>
      </w:r>
      <w:r w:rsidR="00201C04">
        <w:t xml:space="preserve"> information on migratory dynamics</w:t>
      </w:r>
      <w:r w:rsidR="000D297C">
        <w:t xml:space="preserve"> </w:t>
      </w:r>
      <w:r w:rsidR="00201C04">
        <w:t>and spatial composition data. The information presented was used to provide support for a proposed four region model structure, with some stratification of fleets within regions (Fig</w:t>
      </w:r>
      <w:r w:rsidR="00984D0A">
        <w:t>s.</w:t>
      </w:r>
      <w:r w:rsidR="00201C04">
        <w:t xml:space="preserve"> 2</w:t>
      </w:r>
      <w:r w:rsidR="00984D0A">
        <w:t>, 3</w:t>
      </w:r>
      <w:r w:rsidR="00201C04">
        <w:t xml:space="preserve">).   </w:t>
      </w:r>
    </w:p>
    <w:p w14:paraId="7867FF1F" w14:textId="2594B658" w:rsidR="000C01A1" w:rsidRDefault="00370810" w:rsidP="009917AA">
      <w:pPr>
        <w:spacing w:after="120"/>
        <w:jc w:val="left"/>
      </w:pPr>
      <w:r>
        <w:rPr>
          <w:noProof/>
        </w:rPr>
        <w:drawing>
          <wp:inline distT="0" distB="0" distL="0" distR="0" wp14:anchorId="51C32D36" wp14:editId="68ACD888">
            <wp:extent cx="4665187" cy="2181838"/>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8348" cy="2202024"/>
                    </a:xfrm>
                    <a:prstGeom prst="rect">
                      <a:avLst/>
                    </a:prstGeom>
                    <a:noFill/>
                  </pic:spPr>
                </pic:pic>
              </a:graphicData>
            </a:graphic>
          </wp:inline>
        </w:drawing>
      </w:r>
    </w:p>
    <w:p w14:paraId="7B2C91EC" w14:textId="5544AE1A" w:rsidR="00FF3E66" w:rsidRDefault="00370810" w:rsidP="009917AA">
      <w:pPr>
        <w:spacing w:after="120"/>
        <w:jc w:val="left"/>
      </w:pPr>
      <w:r>
        <w:rPr>
          <w:noProof/>
        </w:rPr>
        <w:drawing>
          <wp:inline distT="0" distB="0" distL="0" distR="0" wp14:anchorId="5D0910A7" wp14:editId="7E871DA1">
            <wp:extent cx="3272790" cy="2114272"/>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3838" cy="2140789"/>
                    </a:xfrm>
                    <a:prstGeom prst="rect">
                      <a:avLst/>
                    </a:prstGeom>
                    <a:noFill/>
                  </pic:spPr>
                </pic:pic>
              </a:graphicData>
            </a:graphic>
          </wp:inline>
        </w:drawing>
      </w:r>
    </w:p>
    <w:p w14:paraId="75480EC2" w14:textId="2FF6C0BD" w:rsidR="00FF3E66" w:rsidRDefault="00B40E29" w:rsidP="00AC3848">
      <w:r w:rsidRPr="00984D0A">
        <w:rPr>
          <w:b/>
          <w:bCs/>
        </w:rPr>
        <w:t>Figure 2</w:t>
      </w:r>
      <w:r>
        <w:t xml:space="preserve">. </w:t>
      </w:r>
      <w:r w:rsidR="00370810">
        <w:t xml:space="preserve">a) </w:t>
      </w:r>
      <w:r>
        <w:t xml:space="preserve">Proposed 4-region model structure for the 2021 </w:t>
      </w:r>
      <w:r w:rsidR="000D297C">
        <w:t>S</w:t>
      </w:r>
      <w:r>
        <w:t xml:space="preserve">outh Pacific </w:t>
      </w:r>
      <w:r w:rsidR="005236F6">
        <w:t>a</w:t>
      </w:r>
      <w:r w:rsidR="00B009C1">
        <w:t xml:space="preserve">lbacore </w:t>
      </w:r>
      <w:r>
        <w:t>assessment</w:t>
      </w:r>
      <w:r w:rsidR="00984D0A">
        <w:t xml:space="preserve">, </w:t>
      </w:r>
      <w:r w:rsidR="00F01A72">
        <w:t xml:space="preserve">encompassing </w:t>
      </w:r>
      <w:r w:rsidR="00984D0A">
        <w:t xml:space="preserve">the WCPO (Western and Central Pacific Ocean) and EPO (Eastern Pacific Ocean) regions. The boundary of the </w:t>
      </w:r>
      <w:r w:rsidR="0080382D">
        <w:t>‘</w:t>
      </w:r>
      <w:r w:rsidR="00984D0A">
        <w:t>overlap</w:t>
      </w:r>
      <w:r w:rsidR="0080382D">
        <w:t>’</w:t>
      </w:r>
      <w:r w:rsidR="00984D0A">
        <w:t xml:space="preserve"> region between the WCPFC and IATTC areas is indicated by the dashed line at 150</w:t>
      </w:r>
      <w:r w:rsidR="00984D0A">
        <w:rPr>
          <w:rFonts w:cstheme="minorHAnsi"/>
        </w:rPr>
        <w:t>°</w:t>
      </w:r>
      <w:r w:rsidR="00984D0A">
        <w:t>W</w:t>
      </w:r>
      <w:r>
        <w:t>.</w:t>
      </w:r>
      <w:r w:rsidR="00370810">
        <w:t xml:space="preserve"> b) 5-region model structure </w:t>
      </w:r>
      <w:r w:rsidR="0080382D">
        <w:t>applied in the 2018 assessment restricted to the WCPO including the ‘overlap’.</w:t>
      </w:r>
    </w:p>
    <w:p w14:paraId="6EF69022" w14:textId="291567C4" w:rsidR="00FF3E66" w:rsidRDefault="00984D0A" w:rsidP="00AC3848">
      <w:r>
        <w:t>The 2021 regional structure, even with the addition of the EPO region</w:t>
      </w:r>
      <w:r w:rsidR="00EF6C6D">
        <w:t>,</w:t>
      </w:r>
      <w:r>
        <w:t xml:space="preserve"> is simplified from the 5-region structure applied to the WCPO in </w:t>
      </w:r>
      <w:r w:rsidR="00370810">
        <w:t>the</w:t>
      </w:r>
      <w:r>
        <w:t xml:space="preserve"> 201</w:t>
      </w:r>
      <w:r w:rsidR="0080382D">
        <w:t>8</w:t>
      </w:r>
      <w:r>
        <w:t xml:space="preserve"> assessment</w:t>
      </w:r>
      <w:r w:rsidR="0080382D">
        <w:t xml:space="preserve"> (Fig. 2b)</w:t>
      </w:r>
      <w:r>
        <w:t xml:space="preserve">. However, while </w:t>
      </w:r>
      <w:r w:rsidR="0080382D">
        <w:t xml:space="preserve">2018 </w:t>
      </w:r>
      <w:r w:rsidR="00370810">
        <w:t>model</w:t>
      </w:r>
      <w:r>
        <w:t xml:space="preserve"> regions</w:t>
      </w:r>
      <w:r w:rsidR="0080382D">
        <w:t xml:space="preserve"> 4 and 5 are proposed to be </w:t>
      </w:r>
      <w:r>
        <w:t>removed</w:t>
      </w:r>
      <w:r w:rsidR="00370810">
        <w:t xml:space="preserve"> from WCPFC/IATTC “overlap”</w:t>
      </w:r>
      <w:r w:rsidR="0080382D">
        <w:t>,</w:t>
      </w:r>
      <w:r w:rsidR="00370810">
        <w:t xml:space="preserve"> this area is still important to consider as separate fishery strata because evaluation of different management options for fisheries in th</w:t>
      </w:r>
      <w:r w:rsidR="00EF6C6D">
        <w:t>is</w:t>
      </w:r>
      <w:r w:rsidR="00370810">
        <w:t xml:space="preserve"> </w:t>
      </w:r>
      <w:r w:rsidR="0080382D">
        <w:t>‘</w:t>
      </w:r>
      <w:r w:rsidR="00370810">
        <w:t>overlap</w:t>
      </w:r>
      <w:r w:rsidR="0080382D">
        <w:t>’</w:t>
      </w:r>
      <w:r w:rsidR="00370810">
        <w:t xml:space="preserve"> area will likely be required in the future. To account for this</w:t>
      </w:r>
      <w:r w:rsidR="00F01A72">
        <w:t>,</w:t>
      </w:r>
      <w:r w:rsidR="00370810">
        <w:t xml:space="preserve"> with</w:t>
      </w:r>
      <w:r w:rsidR="0080382D">
        <w:t>in</w:t>
      </w:r>
      <w:r w:rsidR="00370810">
        <w:t xml:space="preserve"> each of the three </w:t>
      </w:r>
      <w:r w:rsidR="0080382D">
        <w:t>WCPO region</w:t>
      </w:r>
      <w:r w:rsidR="00F01A72">
        <w:t>s</w:t>
      </w:r>
      <w:r w:rsidR="0080382D">
        <w:t xml:space="preserve"> pro</w:t>
      </w:r>
      <w:r w:rsidR="00F01A72">
        <w:t>po</w:t>
      </w:r>
      <w:r w:rsidR="0080382D">
        <w:t xml:space="preserve">sed for the 2021 assessment separate fleet areas (areas as fleets) </w:t>
      </w:r>
      <w:r w:rsidR="00EF6C6D">
        <w:t xml:space="preserve">will be allocated </w:t>
      </w:r>
      <w:r w:rsidR="0080382D">
        <w:t>for the areas of these region that are within the ‘overlap’ region. Further</w:t>
      </w:r>
      <w:r w:rsidR="001B1BC4">
        <w:t>,</w:t>
      </w:r>
      <w:r w:rsidR="0080382D">
        <w:t xml:space="preserve"> for the EPO region an analysis was conducted of size composition data following the method of </w:t>
      </w:r>
      <w:r w:rsidR="0080382D" w:rsidRPr="0080382D">
        <w:t xml:space="preserve">Lennert-Cody et al. </w:t>
      </w:r>
      <w:r w:rsidR="0080382D">
        <w:t>(</w:t>
      </w:r>
      <w:r w:rsidR="0080382D" w:rsidRPr="0080382D">
        <w:t>2010</w:t>
      </w:r>
      <w:r w:rsidR="0080382D">
        <w:t xml:space="preserve">, </w:t>
      </w:r>
      <w:r w:rsidR="0080382D" w:rsidRPr="0080382D">
        <w:t>2013</w:t>
      </w:r>
      <w:r w:rsidR="0080382D">
        <w:t xml:space="preserve">) to </w:t>
      </w:r>
      <w:r w:rsidR="001B1BC4">
        <w:t xml:space="preserve">guide the </w:t>
      </w:r>
      <w:r w:rsidR="0080382D">
        <w:t>alloc</w:t>
      </w:r>
      <w:r w:rsidR="001B1BC4">
        <w:t>ation of</w:t>
      </w:r>
      <w:r w:rsidR="0080382D">
        <w:t xml:space="preserve"> fishery strata (areas as fleets) for the EPO region</w:t>
      </w:r>
      <w:r w:rsidR="001B1BC4">
        <w:t>. This analysis</w:t>
      </w:r>
      <w:r w:rsidR="0080382D">
        <w:t xml:space="preserve"> </w:t>
      </w:r>
      <w:r w:rsidR="001B1BC4">
        <w:t>suggested</w:t>
      </w:r>
      <w:r w:rsidR="0080382D">
        <w:t xml:space="preserve"> </w:t>
      </w:r>
      <w:r w:rsidR="00EF6C6D">
        <w:t xml:space="preserve">that </w:t>
      </w:r>
      <w:r w:rsidR="0080382D">
        <w:t>three strata</w:t>
      </w:r>
      <w:r w:rsidR="001B1BC4">
        <w:t xml:space="preserve"> captured most of the within region variation in composition data</w:t>
      </w:r>
      <w:r w:rsidR="0080382D">
        <w:t xml:space="preserve"> (Fig. 3, Table 2).</w:t>
      </w:r>
    </w:p>
    <w:p w14:paraId="0F3D4BB7" w14:textId="77777777" w:rsidR="00EF6C6D" w:rsidRDefault="00EF6C6D" w:rsidP="00AC3848"/>
    <w:p w14:paraId="56430944" w14:textId="5C1BEE5F" w:rsidR="001B1BC4" w:rsidRDefault="001B1BC4" w:rsidP="001B1BC4">
      <w:pPr>
        <w:jc w:val="center"/>
      </w:pPr>
      <w:r>
        <w:rPr>
          <w:noProof/>
        </w:rPr>
        <w:drawing>
          <wp:inline distT="0" distB="0" distL="0" distR="0" wp14:anchorId="5142AB21" wp14:editId="45133EB1">
            <wp:extent cx="5967318" cy="279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5444" cy="2869455"/>
                    </a:xfrm>
                    <a:prstGeom prst="rect">
                      <a:avLst/>
                    </a:prstGeom>
                    <a:noFill/>
                  </pic:spPr>
                </pic:pic>
              </a:graphicData>
            </a:graphic>
          </wp:inline>
        </w:drawing>
      </w:r>
    </w:p>
    <w:p w14:paraId="34A829E3" w14:textId="25A1AFA5" w:rsidR="00FF3E66" w:rsidRDefault="001B1BC4" w:rsidP="00AC3848">
      <w:r w:rsidRPr="001B1BC4">
        <w:rPr>
          <w:b/>
          <w:bCs/>
        </w:rPr>
        <w:t>Figure 3.</w:t>
      </w:r>
      <w:r w:rsidRPr="001B1BC4">
        <w:t xml:space="preserve"> Proposed 4-region model structure for the 2021 </w:t>
      </w:r>
      <w:r w:rsidR="00B009C1">
        <w:t>S</w:t>
      </w:r>
      <w:r w:rsidR="00B009C1" w:rsidRPr="001B1BC4">
        <w:t xml:space="preserve">outh </w:t>
      </w:r>
      <w:r w:rsidRPr="001B1BC4">
        <w:t xml:space="preserve">Pacific </w:t>
      </w:r>
      <w:r w:rsidR="005236F6">
        <w:t>a</w:t>
      </w:r>
      <w:r w:rsidRPr="001B1BC4">
        <w:t xml:space="preserve">lbacore assessment, </w:t>
      </w:r>
      <w:r>
        <w:t xml:space="preserve">showing </w:t>
      </w:r>
      <w:r w:rsidRPr="001B1BC4">
        <w:t>the WCPO (Western and Central Pacific Ocean) and EPO (Eastern Pacific Ocean) regions</w:t>
      </w:r>
      <w:r>
        <w:t>, and fleet areas within regions indicated by a, b, c and the dashed lines</w:t>
      </w:r>
      <w:r w:rsidRPr="001B1BC4">
        <w:t xml:space="preserve">. The boundary of the ‘overlap’ region between the WCPFC and IATTC areas is indicated by the dashed line at 150°W. </w:t>
      </w:r>
    </w:p>
    <w:p w14:paraId="05592F8B" w14:textId="77777777" w:rsidR="00EF6C6D" w:rsidRDefault="00EF6C6D" w:rsidP="00AC3848">
      <w:pPr>
        <w:rPr>
          <w:b/>
          <w:bCs/>
        </w:rPr>
      </w:pPr>
    </w:p>
    <w:p w14:paraId="0E453B8F" w14:textId="77777777" w:rsidR="00EF6C6D" w:rsidRDefault="00EF6C6D" w:rsidP="00AC3848">
      <w:pPr>
        <w:rPr>
          <w:b/>
          <w:bCs/>
        </w:rPr>
      </w:pPr>
    </w:p>
    <w:p w14:paraId="60A650FD" w14:textId="77777777" w:rsidR="00EF6C6D" w:rsidRDefault="00EF6C6D" w:rsidP="00AC3848">
      <w:pPr>
        <w:rPr>
          <w:b/>
          <w:bCs/>
        </w:rPr>
      </w:pPr>
    </w:p>
    <w:p w14:paraId="624AF1BF" w14:textId="77777777" w:rsidR="00EF6C6D" w:rsidRDefault="00EF6C6D" w:rsidP="00AC3848">
      <w:pPr>
        <w:rPr>
          <w:b/>
          <w:bCs/>
        </w:rPr>
      </w:pPr>
    </w:p>
    <w:p w14:paraId="73871238" w14:textId="77777777" w:rsidR="00EF6C6D" w:rsidRDefault="00EF6C6D" w:rsidP="00AC3848">
      <w:pPr>
        <w:rPr>
          <w:b/>
          <w:bCs/>
        </w:rPr>
      </w:pPr>
    </w:p>
    <w:p w14:paraId="78055A66" w14:textId="77777777" w:rsidR="00EF6C6D" w:rsidRDefault="00EF6C6D" w:rsidP="00AC3848">
      <w:pPr>
        <w:rPr>
          <w:b/>
          <w:bCs/>
        </w:rPr>
      </w:pPr>
    </w:p>
    <w:p w14:paraId="7C7A0910" w14:textId="77777777" w:rsidR="00EF6C6D" w:rsidRDefault="00EF6C6D" w:rsidP="00AC3848">
      <w:pPr>
        <w:rPr>
          <w:b/>
          <w:bCs/>
        </w:rPr>
      </w:pPr>
    </w:p>
    <w:p w14:paraId="09BF62D0" w14:textId="77777777" w:rsidR="00EF6C6D" w:rsidRDefault="00EF6C6D" w:rsidP="00AC3848">
      <w:pPr>
        <w:rPr>
          <w:b/>
          <w:bCs/>
        </w:rPr>
      </w:pPr>
    </w:p>
    <w:p w14:paraId="630A9BD2" w14:textId="46DC1CE4" w:rsidR="00632686" w:rsidRPr="00632686" w:rsidRDefault="00632686" w:rsidP="00AC3848">
      <w:pPr>
        <w:rPr>
          <w:b/>
          <w:bCs/>
        </w:rPr>
      </w:pPr>
      <w:r w:rsidRPr="00632686">
        <w:rPr>
          <w:b/>
          <w:bCs/>
        </w:rPr>
        <w:t>Table 2</w:t>
      </w:r>
      <w:r>
        <w:rPr>
          <w:b/>
          <w:bCs/>
        </w:rPr>
        <w:t xml:space="preserve"> </w:t>
      </w:r>
      <w:r w:rsidRPr="00632686">
        <w:t xml:space="preserve">Fishery definitions proposed for the 2021 </w:t>
      </w:r>
      <w:r w:rsidR="00B009C1">
        <w:t>South Pacific</w:t>
      </w:r>
      <w:r w:rsidRPr="00632686">
        <w:t xml:space="preserve"> albacore assessment.</w:t>
      </w:r>
      <w:r>
        <w:t xml:space="preserve"> The fisheries 1-21 indicate the main extraction fisheries, and fisheries 21-25 indicate the</w:t>
      </w:r>
      <w:r w:rsidR="009917AA">
        <w:t xml:space="preserve"> 4</w:t>
      </w:r>
      <w:r>
        <w:t xml:space="preserve"> index fisheries for which</w:t>
      </w:r>
      <w:r w:rsidR="009917AA">
        <w:t xml:space="preserve"> no extraction is allocated but are used to provide combined fleet abundance indices with shared selectivity for each region. </w:t>
      </w:r>
      <w:r w:rsidR="00F51934">
        <w:t>LL = longline, DN = drift net, TR = troll, AU = Australia, NZ = New Zealand, DWFN = Distant Water Fishing Nations, EPO = Eastern Pacific Ocean.</w:t>
      </w:r>
    </w:p>
    <w:p w14:paraId="081CB8A0" w14:textId="4387E7AC" w:rsidR="00632686" w:rsidRDefault="00632686" w:rsidP="009917AA">
      <w:pPr>
        <w:jc w:val="center"/>
      </w:pPr>
      <w:r>
        <w:rPr>
          <w:noProof/>
        </w:rPr>
        <w:drawing>
          <wp:inline distT="0" distB="0" distL="0" distR="0" wp14:anchorId="42FF3CD3" wp14:editId="1EB3A5EB">
            <wp:extent cx="3410687" cy="342082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0886" cy="3441082"/>
                    </a:xfrm>
                    <a:prstGeom prst="rect">
                      <a:avLst/>
                    </a:prstGeom>
                    <a:noFill/>
                  </pic:spPr>
                </pic:pic>
              </a:graphicData>
            </a:graphic>
          </wp:inline>
        </w:drawing>
      </w:r>
    </w:p>
    <w:p w14:paraId="053AFAB1" w14:textId="209DE641" w:rsidR="00FF3E66" w:rsidRDefault="001B1BC4" w:rsidP="00AC3848">
      <w:r>
        <w:t xml:space="preserve">Combining the proposed </w:t>
      </w:r>
      <w:r w:rsidR="00EF6C6D">
        <w:t>S</w:t>
      </w:r>
      <w:r>
        <w:t xml:space="preserve">outh Pacific wide regional structure with the </w:t>
      </w:r>
      <w:r w:rsidR="008010CA">
        <w:t xml:space="preserve">nested </w:t>
      </w:r>
      <w:r>
        <w:t>areas-as-fleets</w:t>
      </w:r>
      <w:r w:rsidR="008010CA">
        <w:t>,</w:t>
      </w:r>
      <w:r w:rsidR="00B35642">
        <w:t xml:space="preserve"> resulted in </w:t>
      </w:r>
      <w:r w:rsidR="008010CA">
        <w:t xml:space="preserve"> </w:t>
      </w:r>
      <w:r w:rsidR="007A4893">
        <w:t>21</w:t>
      </w:r>
      <w:r>
        <w:t xml:space="preserve"> fisheries being defined for the 2021 assessment.</w:t>
      </w:r>
      <w:r w:rsidR="00591365">
        <w:t xml:space="preserve"> Apart from the changes in the spatial structure of the fisheries</w:t>
      </w:r>
      <w:r w:rsidR="009917AA">
        <w:t xml:space="preserve">, </w:t>
      </w:r>
      <w:r w:rsidR="00F51934">
        <w:t xml:space="preserve">similar to 2018, </w:t>
      </w:r>
      <w:r w:rsidR="009917AA">
        <w:t>for the WCPO</w:t>
      </w:r>
      <w:r w:rsidR="00591365">
        <w:t xml:space="preserve"> </w:t>
      </w:r>
      <w:r w:rsidR="00C17FC9">
        <w:t xml:space="preserve">the fisheries </w:t>
      </w:r>
      <w:r w:rsidR="00591365">
        <w:t xml:space="preserve">are defined based on </w:t>
      </w:r>
      <w:r w:rsidR="00F51934">
        <w:t xml:space="preserve">gears (driftnet net, longline, troll) and </w:t>
      </w:r>
      <w:r w:rsidR="007A4893">
        <w:t>flags</w:t>
      </w:r>
      <w:r w:rsidR="00EF6C6D">
        <w:t>,</w:t>
      </w:r>
      <w:r w:rsidR="007A4893">
        <w:t xml:space="preserve"> with groupings according </w:t>
      </w:r>
      <w:r w:rsidR="009917AA">
        <w:t xml:space="preserve">to </w:t>
      </w:r>
      <w:r w:rsidR="007A4893">
        <w:t>Pacific Island Countries and Territories (PICTs), Distant Water Fishing Nations (DWFN), Australia (AU) and New Zealand (NZ).</w:t>
      </w:r>
      <w:r w:rsidR="00C17FC9">
        <w:t xml:space="preserve"> </w:t>
      </w:r>
      <w:r w:rsidR="00F51934">
        <w:t xml:space="preserve">For the EPO the fleets are all DWFNs and fisheries are </w:t>
      </w:r>
      <w:r w:rsidR="009C18A0">
        <w:t xml:space="preserve">defined </w:t>
      </w:r>
      <w:r w:rsidR="00F51934">
        <w:t>according to the gear (driftnet net, longline, troll) and</w:t>
      </w:r>
      <w:r w:rsidR="00EF6C6D">
        <w:t xml:space="preserve"> the</w:t>
      </w:r>
      <w:r w:rsidR="00F51934">
        <w:t xml:space="preserve"> length composition spatial patterns as discussed above, resulting in </w:t>
      </w:r>
      <w:r w:rsidR="009C18A0">
        <w:t xml:space="preserve">six </w:t>
      </w:r>
      <w:r w:rsidR="00F51934">
        <w:t>fisheries. Note</w:t>
      </w:r>
      <w:r w:rsidR="00B35642">
        <w:t xml:space="preserve"> that</w:t>
      </w:r>
      <w:r w:rsidR="00F51934">
        <w:t xml:space="preserve"> only the longline gear fisheries are used in the index fisheries. </w:t>
      </w:r>
    </w:p>
    <w:p w14:paraId="3F8FA695" w14:textId="5BA6FC2D" w:rsidR="00FF3E66" w:rsidRDefault="0037703D" w:rsidP="0008050A">
      <w:r>
        <w:t xml:space="preserve">Haikun Xu provided a presentation on the application of the regression tree analysis of length-frequency data from longline fisheries in the southern EPO. </w:t>
      </w:r>
      <w:r w:rsidR="00004ADC">
        <w:t>The analysis provided the basis for the fishery stratification into three areas in the EPO region (Fig. 4).</w:t>
      </w:r>
      <w:r w:rsidR="00D91825">
        <w:t xml:space="preserve"> Noting the higher proportions of smaller fish in Area C off Chile, that also related to lower water temperatures in this region</w:t>
      </w:r>
      <w:r w:rsidR="00EF6C6D">
        <w:t>, consistent with the observations of smaller albacore in cooler southerly regions of the WCPO (WCPO model region 3)</w:t>
      </w:r>
      <w:r w:rsidR="00D91825">
        <w:t>.</w:t>
      </w:r>
    </w:p>
    <w:p w14:paraId="7E7D5095" w14:textId="5BA09AA9" w:rsidR="00FF3E66" w:rsidRDefault="00D91825" w:rsidP="00004ADC">
      <w:pPr>
        <w:jc w:val="center"/>
      </w:pPr>
      <w:r>
        <w:rPr>
          <w:noProof/>
        </w:rPr>
        <w:drawing>
          <wp:inline distT="0" distB="0" distL="0" distR="0" wp14:anchorId="62816599" wp14:editId="03BBB27B">
            <wp:extent cx="6404050" cy="3928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1449" cy="3951646"/>
                    </a:xfrm>
                    <a:prstGeom prst="rect">
                      <a:avLst/>
                    </a:prstGeom>
                    <a:noFill/>
                  </pic:spPr>
                </pic:pic>
              </a:graphicData>
            </a:graphic>
          </wp:inline>
        </w:drawing>
      </w:r>
    </w:p>
    <w:p w14:paraId="38D54E52" w14:textId="2E479A29" w:rsidR="00FF3E66" w:rsidRPr="00004ADC" w:rsidRDefault="00004ADC" w:rsidP="00AC3848">
      <w:pPr>
        <w:rPr>
          <w:b/>
          <w:bCs/>
        </w:rPr>
      </w:pPr>
      <w:r w:rsidRPr="00004ADC">
        <w:rPr>
          <w:b/>
          <w:bCs/>
        </w:rPr>
        <w:t xml:space="preserve">Figure 4. </w:t>
      </w:r>
      <w:r>
        <w:rPr>
          <w:b/>
          <w:bCs/>
        </w:rPr>
        <w:t xml:space="preserve"> </w:t>
      </w:r>
      <w:r w:rsidRPr="00004ADC">
        <w:t xml:space="preserve">Proposed strata for fisheries in the EPO based on the regression tree analysis, with the indicative length compositions from the longline fisheries in each </w:t>
      </w:r>
      <w:r w:rsidR="00D91825">
        <w:t xml:space="preserve">of the </w:t>
      </w:r>
      <w:r w:rsidRPr="00004ADC">
        <w:t>strata.</w:t>
      </w:r>
    </w:p>
    <w:p w14:paraId="531B3BC5" w14:textId="77777777" w:rsidR="00D91825" w:rsidRDefault="00D91825" w:rsidP="00004ADC">
      <w:pPr>
        <w:rPr>
          <w:b/>
          <w:bCs/>
        </w:rPr>
      </w:pPr>
    </w:p>
    <w:p w14:paraId="5E80759F" w14:textId="7DC03E19" w:rsidR="00004ADC" w:rsidRDefault="00004ADC" w:rsidP="00004ADC">
      <w:pPr>
        <w:rPr>
          <w:b/>
          <w:bCs/>
        </w:rPr>
      </w:pPr>
      <w:r w:rsidRPr="0044562E">
        <w:rPr>
          <w:b/>
          <w:bCs/>
        </w:rPr>
        <w:t>Comments and discussion</w:t>
      </w:r>
      <w:r>
        <w:rPr>
          <w:b/>
          <w:bCs/>
        </w:rPr>
        <w:t>:</w:t>
      </w:r>
    </w:p>
    <w:p w14:paraId="60EACED8" w14:textId="7B17FFA8" w:rsidR="002A4AD7" w:rsidRPr="00EF6C6D" w:rsidRDefault="002A4AD7" w:rsidP="00616D80">
      <w:pPr>
        <w:pStyle w:val="ListParagraph"/>
        <w:numPr>
          <w:ilvl w:val="0"/>
          <w:numId w:val="42"/>
        </w:numPr>
        <w:rPr>
          <w:b/>
          <w:bCs/>
          <w:i/>
          <w:iCs/>
        </w:rPr>
      </w:pPr>
      <w:r w:rsidRPr="00EF6C6D">
        <w:rPr>
          <w:b/>
          <w:bCs/>
          <w:i/>
          <w:iCs/>
        </w:rPr>
        <w:t>Clarification of how extraction and index fisheries were dealt with in the modelling was provided</w:t>
      </w:r>
      <w:r w:rsidR="00EF6C6D">
        <w:rPr>
          <w:b/>
          <w:bCs/>
          <w:i/>
          <w:iCs/>
        </w:rPr>
        <w:t>. E</w:t>
      </w:r>
      <w:r w:rsidRPr="00EF6C6D">
        <w:rPr>
          <w:b/>
          <w:bCs/>
          <w:i/>
          <w:iCs/>
        </w:rPr>
        <w:t>xtraction fisheries don’t influence the abundance index, to achieve this they have all their effort removed and the model estimates catches perfectly, or effort can be retained but given very low penaltie</w:t>
      </w:r>
      <w:r w:rsidR="00EF6C6D">
        <w:rPr>
          <w:b/>
          <w:bCs/>
          <w:i/>
          <w:iCs/>
        </w:rPr>
        <w:t>s</w:t>
      </w:r>
      <w:r w:rsidRPr="00EF6C6D">
        <w:rPr>
          <w:b/>
          <w:bCs/>
          <w:i/>
          <w:iCs/>
        </w:rPr>
        <w:t>.</w:t>
      </w:r>
    </w:p>
    <w:p w14:paraId="792D16CE" w14:textId="62B7CB36" w:rsidR="00FF3E66" w:rsidRDefault="002A4AD7" w:rsidP="00616D80">
      <w:pPr>
        <w:pStyle w:val="ListParagraph"/>
        <w:numPr>
          <w:ilvl w:val="0"/>
          <w:numId w:val="42"/>
        </w:numPr>
      </w:pPr>
      <w:r w:rsidRPr="00EF6C6D">
        <w:rPr>
          <w:b/>
          <w:bCs/>
          <w:i/>
          <w:iCs/>
        </w:rPr>
        <w:t>Question on the need for seasonal</w:t>
      </w:r>
      <w:r w:rsidR="004C5F9B" w:rsidRPr="00EF6C6D">
        <w:rPr>
          <w:b/>
          <w:bCs/>
          <w:i/>
          <w:iCs/>
        </w:rPr>
        <w:t xml:space="preserve"> selectivity and </w:t>
      </w:r>
      <w:r w:rsidRPr="00EF6C6D">
        <w:rPr>
          <w:b/>
          <w:bCs/>
          <w:i/>
          <w:iCs/>
        </w:rPr>
        <w:t xml:space="preserve">catchability in the EPO? </w:t>
      </w:r>
      <w:r w:rsidR="004C5F9B">
        <w:t>The regression tree analysis suggested the best splits were in space rather that season and the seasonal variation didn’t appear large. Conclusion was that it was not necessary to include seasonal selectivity or catchability.</w:t>
      </w:r>
    </w:p>
    <w:p w14:paraId="275E8654" w14:textId="71B4D3C1" w:rsidR="004C5F9B" w:rsidRDefault="00017132" w:rsidP="00616D80">
      <w:pPr>
        <w:pStyle w:val="ListParagraph"/>
        <w:numPr>
          <w:ilvl w:val="0"/>
          <w:numId w:val="42"/>
        </w:numPr>
      </w:pPr>
      <w:r w:rsidRPr="00EF6C6D">
        <w:rPr>
          <w:b/>
          <w:bCs/>
          <w:i/>
          <w:iCs/>
        </w:rPr>
        <w:t>Has the performance of the classification tree been explored, i.e.</w:t>
      </w:r>
      <w:r w:rsidR="00B35642" w:rsidRPr="00EF6C6D">
        <w:rPr>
          <w:b/>
          <w:bCs/>
          <w:i/>
          <w:iCs/>
        </w:rPr>
        <w:t>,</w:t>
      </w:r>
      <w:r w:rsidRPr="00EF6C6D">
        <w:rPr>
          <w:b/>
          <w:bCs/>
          <w:i/>
          <w:iCs/>
        </w:rPr>
        <w:t xml:space="preserve"> by cross validation, separation stability, and how do you decide </w:t>
      </w:r>
      <w:r w:rsidR="00B3526F" w:rsidRPr="00EF6C6D">
        <w:rPr>
          <w:b/>
          <w:bCs/>
          <w:i/>
          <w:iCs/>
        </w:rPr>
        <w:t xml:space="preserve">when </w:t>
      </w:r>
      <w:r w:rsidRPr="00EF6C6D">
        <w:rPr>
          <w:b/>
          <w:bCs/>
          <w:i/>
          <w:iCs/>
        </w:rPr>
        <w:t xml:space="preserve">to stop branching and </w:t>
      </w:r>
      <w:r w:rsidR="00DA06F3" w:rsidRPr="00EF6C6D">
        <w:rPr>
          <w:b/>
          <w:bCs/>
          <w:i/>
          <w:iCs/>
        </w:rPr>
        <w:t xml:space="preserve">how far to </w:t>
      </w:r>
      <w:r w:rsidR="00963F12" w:rsidRPr="00EF6C6D">
        <w:rPr>
          <w:b/>
          <w:bCs/>
          <w:i/>
          <w:iCs/>
        </w:rPr>
        <w:t>prune</w:t>
      </w:r>
      <w:r w:rsidR="00B35642" w:rsidRPr="00EF6C6D">
        <w:rPr>
          <w:b/>
          <w:bCs/>
          <w:i/>
          <w:iCs/>
        </w:rPr>
        <w:t>?</w:t>
      </w:r>
      <w:r w:rsidRPr="00EF6C6D">
        <w:rPr>
          <w:b/>
          <w:bCs/>
          <w:i/>
          <w:iCs/>
        </w:rPr>
        <w:t xml:space="preserve"> </w:t>
      </w:r>
      <w:r w:rsidR="00B3526F">
        <w:t xml:space="preserve"> Simulation testing was used to develop the method. As to splitting</w:t>
      </w:r>
      <w:r w:rsidR="00B35642">
        <w:t>,</w:t>
      </w:r>
      <w:r w:rsidR="00B3526F">
        <w:t xml:space="preserve"> other information is also considered such as available sample sizes and catch</w:t>
      </w:r>
      <w:r w:rsidR="00EF6C6D">
        <w:t>es</w:t>
      </w:r>
      <w:r w:rsidR="00B3526F">
        <w:t xml:space="preserve"> with different split levels, consider parsimony also. Decisions are not necessarily based on some statistical criteria, </w:t>
      </w:r>
      <w:r w:rsidR="00EF6C6D">
        <w:t xml:space="preserve">and </w:t>
      </w:r>
      <w:r w:rsidR="002D250F">
        <w:t xml:space="preserve">we </w:t>
      </w:r>
      <w:r w:rsidR="00B3526F">
        <w:t xml:space="preserve">need </w:t>
      </w:r>
      <w:r w:rsidR="002D250F">
        <w:t xml:space="preserve">to </w:t>
      </w:r>
      <w:r w:rsidR="00B3526F">
        <w:t>make some subjective choices based on other information.</w:t>
      </w:r>
    </w:p>
    <w:p w14:paraId="75D8E214" w14:textId="10CEBB53" w:rsidR="00963F12" w:rsidRPr="00B3526F" w:rsidRDefault="009D4314" w:rsidP="00616D80">
      <w:pPr>
        <w:pStyle w:val="ListParagraph"/>
        <w:numPr>
          <w:ilvl w:val="0"/>
          <w:numId w:val="42"/>
        </w:numPr>
      </w:pPr>
      <w:r w:rsidRPr="00EF6C6D">
        <w:rPr>
          <w:b/>
          <w:bCs/>
          <w:i/>
          <w:iCs/>
        </w:rPr>
        <w:t>Question of the use of the Japanese fleet data only in the regression tree analysis</w:t>
      </w:r>
      <w:r>
        <w:t>. It was acknowledged that other flags might show some variation in composition, and the increasing catches by China, but insufficient length composition data from other flags</w:t>
      </w:r>
      <w:r w:rsidR="00B35642">
        <w:t xml:space="preserve"> to be included</w:t>
      </w:r>
      <w:r>
        <w:t>.</w:t>
      </w:r>
    </w:p>
    <w:p w14:paraId="3E50DBF1" w14:textId="65F51B05" w:rsidR="0017760D" w:rsidRDefault="0017760D" w:rsidP="00616D80">
      <w:pPr>
        <w:pStyle w:val="ListParagraph"/>
        <w:numPr>
          <w:ilvl w:val="0"/>
          <w:numId w:val="42"/>
        </w:numPr>
      </w:pPr>
      <w:r w:rsidRPr="00EF6C6D">
        <w:rPr>
          <w:b/>
          <w:bCs/>
          <w:i/>
          <w:iCs/>
        </w:rPr>
        <w:t>Question on the pattern of smaller fish and the split longitudinally for the EPO but latitudinally for the WCPO and the association of juveniles with cooler waters, also the lack of Japanese effort closer off the coast of South America, and in south east EPO (i.e.</w:t>
      </w:r>
      <w:r w:rsidR="00B35642" w:rsidRPr="00EF6C6D">
        <w:rPr>
          <w:b/>
          <w:bCs/>
          <w:i/>
          <w:iCs/>
        </w:rPr>
        <w:t>,</w:t>
      </w:r>
      <w:r w:rsidRPr="00EF6C6D">
        <w:rPr>
          <w:b/>
          <w:bCs/>
          <w:i/>
          <w:iCs/>
        </w:rPr>
        <w:t xml:space="preserve"> recent effort may be more due to other flags)</w:t>
      </w:r>
      <w:r w:rsidRPr="00EF6C6D">
        <w:rPr>
          <w:i/>
          <w:iCs/>
        </w:rPr>
        <w:t xml:space="preserve">. </w:t>
      </w:r>
      <w:r w:rsidRPr="0017760D">
        <w:t>The association of smaller albacore with cooler waters of South America is consistent with latitudinal pattern in the WCPO.</w:t>
      </w:r>
      <w:r>
        <w:t xml:space="preserve"> Also</w:t>
      </w:r>
      <w:r w:rsidR="00675D88">
        <w:t>,</w:t>
      </w:r>
      <w:r>
        <w:t xml:space="preserve"> very low albacore catches reported by the Chilean fisheries closer to coast.</w:t>
      </w:r>
    </w:p>
    <w:p w14:paraId="6A9B142A" w14:textId="6497180A" w:rsidR="00EF6C6D" w:rsidRDefault="0017760D" w:rsidP="00616D80">
      <w:pPr>
        <w:pStyle w:val="ListParagraph"/>
        <w:numPr>
          <w:ilvl w:val="0"/>
          <w:numId w:val="42"/>
        </w:numPr>
      </w:pPr>
      <w:r w:rsidRPr="00EF6C6D">
        <w:rPr>
          <w:b/>
          <w:bCs/>
          <w:i/>
          <w:iCs/>
        </w:rPr>
        <w:t xml:space="preserve">Comments on the </w:t>
      </w:r>
      <w:r w:rsidR="00654AD3" w:rsidRPr="00EF6C6D">
        <w:rPr>
          <w:b/>
          <w:bCs/>
          <w:i/>
          <w:iCs/>
        </w:rPr>
        <w:t>change</w:t>
      </w:r>
      <w:r w:rsidR="0098413C" w:rsidRPr="00EF6C6D">
        <w:rPr>
          <w:b/>
          <w:bCs/>
          <w:i/>
          <w:iCs/>
        </w:rPr>
        <w:t>s</w:t>
      </w:r>
      <w:r w:rsidR="00654AD3" w:rsidRPr="00EF6C6D">
        <w:rPr>
          <w:b/>
          <w:bCs/>
          <w:i/>
          <w:iCs/>
        </w:rPr>
        <w:t xml:space="preserve"> in model</w:t>
      </w:r>
      <w:r w:rsidR="0098413C" w:rsidRPr="00EF6C6D">
        <w:rPr>
          <w:b/>
          <w:bCs/>
          <w:i/>
          <w:iCs/>
        </w:rPr>
        <w:t xml:space="preserve"> </w:t>
      </w:r>
      <w:r w:rsidRPr="00EF6C6D">
        <w:rPr>
          <w:b/>
          <w:bCs/>
          <w:i/>
          <w:iCs/>
        </w:rPr>
        <w:t>regional structures</w:t>
      </w:r>
      <w:r w:rsidR="0098413C" w:rsidRPr="00EF6C6D">
        <w:rPr>
          <w:b/>
          <w:bCs/>
          <w:i/>
          <w:iCs/>
        </w:rPr>
        <w:t xml:space="preserve"> for </w:t>
      </w:r>
      <w:r w:rsidR="005236F6">
        <w:rPr>
          <w:b/>
          <w:bCs/>
          <w:i/>
          <w:iCs/>
        </w:rPr>
        <w:t>South Pacific</w:t>
      </w:r>
      <w:r w:rsidR="0098413C" w:rsidRPr="00EF6C6D">
        <w:rPr>
          <w:b/>
          <w:bCs/>
          <w:i/>
          <w:iCs/>
        </w:rPr>
        <w:t xml:space="preserve"> albacore over</w:t>
      </w:r>
      <w:r w:rsidR="009C18A0">
        <w:rPr>
          <w:b/>
          <w:bCs/>
          <w:i/>
          <w:iCs/>
        </w:rPr>
        <w:t xml:space="preserve"> </w:t>
      </w:r>
      <w:r w:rsidR="0098413C" w:rsidRPr="00EF6C6D">
        <w:rPr>
          <w:b/>
          <w:bCs/>
          <w:i/>
          <w:iCs/>
        </w:rPr>
        <w:t>time, the switch to an areas as fleets approach in the late 2000s (2008 and 2012 assessments) due to lack of information on movement. Remov</w:t>
      </w:r>
      <w:r w:rsidR="00654AD3" w:rsidRPr="00EF6C6D">
        <w:rPr>
          <w:b/>
          <w:bCs/>
          <w:i/>
          <w:iCs/>
        </w:rPr>
        <w:t>i</w:t>
      </w:r>
      <w:r w:rsidR="0098413C" w:rsidRPr="00EF6C6D">
        <w:rPr>
          <w:b/>
          <w:bCs/>
          <w:i/>
          <w:iCs/>
        </w:rPr>
        <w:t xml:space="preserve">ng the regions </w:t>
      </w:r>
      <w:r w:rsidR="00654AD3" w:rsidRPr="00EF6C6D">
        <w:rPr>
          <w:b/>
          <w:bCs/>
          <w:i/>
          <w:iCs/>
        </w:rPr>
        <w:t xml:space="preserve">greatly reduces parameters that need estimation, and despite smaller albacore being more common to the south of the WCPO there is a lot of Nth – Sth movement and the stock is probably pretty well mixed. The reason to have regional structure is to account for different regional trends, no strong evidence for this for albacore north and south in WCPO –  </w:t>
      </w:r>
      <w:r w:rsidR="00EF6C6D">
        <w:rPr>
          <w:b/>
          <w:bCs/>
          <w:i/>
          <w:iCs/>
        </w:rPr>
        <w:t>the</w:t>
      </w:r>
      <w:r w:rsidR="00654AD3" w:rsidRPr="00EF6C6D">
        <w:rPr>
          <w:b/>
          <w:bCs/>
          <w:i/>
          <w:iCs/>
        </w:rPr>
        <w:t xml:space="preserve"> question </w:t>
      </w:r>
      <w:r w:rsidR="00EF6C6D">
        <w:rPr>
          <w:b/>
          <w:bCs/>
          <w:i/>
          <w:iCs/>
        </w:rPr>
        <w:t xml:space="preserve">posed as to </w:t>
      </w:r>
      <w:r w:rsidR="00654AD3" w:rsidRPr="00EF6C6D">
        <w:rPr>
          <w:b/>
          <w:bCs/>
          <w:i/>
          <w:iCs/>
        </w:rPr>
        <w:t>why include the regions north to south as opposed to areas</w:t>
      </w:r>
      <w:r w:rsidR="00EF6C6D">
        <w:rPr>
          <w:b/>
          <w:bCs/>
          <w:i/>
          <w:iCs/>
        </w:rPr>
        <w:t>-</w:t>
      </w:r>
      <w:r w:rsidR="00654AD3" w:rsidRPr="00EF6C6D">
        <w:rPr>
          <w:b/>
          <w:bCs/>
          <w:i/>
          <w:iCs/>
        </w:rPr>
        <w:t>as</w:t>
      </w:r>
      <w:r w:rsidR="00EF6C6D">
        <w:rPr>
          <w:b/>
          <w:bCs/>
          <w:i/>
          <w:iCs/>
        </w:rPr>
        <w:t>-</w:t>
      </w:r>
      <w:r w:rsidR="00654AD3" w:rsidRPr="00EF6C6D">
        <w:rPr>
          <w:b/>
          <w:bCs/>
          <w:i/>
          <w:iCs/>
        </w:rPr>
        <w:t>fleets for the north - south and regions for east-west – like the approach for swordfish</w:t>
      </w:r>
      <w:r w:rsidR="00654AD3">
        <w:t xml:space="preserve">. </w:t>
      </w:r>
      <w:r w:rsidR="00675D88">
        <w:t>Very good points and need to be considered</w:t>
      </w:r>
      <w:r w:rsidR="00D54478">
        <w:t>. Follow-up discussion on the size structuring of albacore nth-sth and the desire to account for the biology as much as possible, perhaps lean</w:t>
      </w:r>
      <w:r w:rsidR="00B35642">
        <w:t>ing</w:t>
      </w:r>
      <w:r w:rsidR="00D54478">
        <w:t xml:space="preserve"> towards spatially structured models when we know there is spatial structure, but this is an area that needs more research – i.e., when to go spatial or stick with areas as fleets. The proposed fishery definitions being grouped latitudinally will </w:t>
      </w:r>
      <w:r w:rsidR="009C18A0">
        <w:t xml:space="preserve">possibly </w:t>
      </w:r>
      <w:r w:rsidR="00D54478">
        <w:t>be suitable for a single WCPO areas as fleets model – so we can consider trying this. Simulation is ultimately the best way to explore the implications of going spatial or areas as fleets.</w:t>
      </w:r>
      <w:r w:rsidR="00811105">
        <w:t xml:space="preserve"> </w:t>
      </w:r>
      <w:r w:rsidR="00941D1E">
        <w:t>I</w:t>
      </w:r>
      <w:r w:rsidR="00811105">
        <w:t>ssue</w:t>
      </w:r>
      <w:r w:rsidR="00941D1E">
        <w:t>s</w:t>
      </w:r>
      <w:r w:rsidR="00811105">
        <w:t xml:space="preserve"> with quarterly block movement models.</w:t>
      </w:r>
      <w:r w:rsidR="00941D1E">
        <w:t xml:space="preserve"> Seasonal selectivity might b</w:t>
      </w:r>
      <w:r w:rsidR="00EF6C6D">
        <w:t>e</w:t>
      </w:r>
      <w:r w:rsidR="00941D1E">
        <w:t xml:space="preserve"> useful – </w:t>
      </w:r>
      <w:r w:rsidR="00B35642">
        <w:t xml:space="preserve">if </w:t>
      </w:r>
      <w:r w:rsidR="00941D1E">
        <w:t>compositional data shows seasonal variations.</w:t>
      </w:r>
    </w:p>
    <w:p w14:paraId="24D7A731" w14:textId="13821BF7" w:rsidR="00DA3C86" w:rsidRDefault="00270D9F" w:rsidP="00616D80">
      <w:pPr>
        <w:pStyle w:val="ListParagraph"/>
        <w:numPr>
          <w:ilvl w:val="0"/>
          <w:numId w:val="42"/>
        </w:numPr>
      </w:pPr>
      <w:r w:rsidRPr="00EF6C6D">
        <w:rPr>
          <w:b/>
          <w:bCs/>
          <w:i/>
          <w:iCs/>
        </w:rPr>
        <w:t xml:space="preserve">Comment </w:t>
      </w:r>
      <w:r w:rsidR="00941D1E" w:rsidRPr="00EF6C6D">
        <w:rPr>
          <w:b/>
          <w:bCs/>
          <w:i/>
          <w:iCs/>
        </w:rPr>
        <w:t xml:space="preserve">on </w:t>
      </w:r>
      <w:r w:rsidR="009C18A0">
        <w:rPr>
          <w:b/>
          <w:bCs/>
          <w:i/>
          <w:iCs/>
        </w:rPr>
        <w:t>N</w:t>
      </w:r>
      <w:r w:rsidR="009C18A0" w:rsidRPr="00EF6C6D">
        <w:rPr>
          <w:b/>
          <w:bCs/>
          <w:i/>
          <w:iCs/>
        </w:rPr>
        <w:t xml:space="preserve">orth </w:t>
      </w:r>
      <w:r w:rsidR="00941D1E" w:rsidRPr="00EF6C6D">
        <w:rPr>
          <w:b/>
          <w:bCs/>
          <w:i/>
          <w:iCs/>
        </w:rPr>
        <w:t xml:space="preserve">Pacific albacore </w:t>
      </w:r>
      <w:r w:rsidR="008F6B1E" w:rsidRPr="00EF6C6D">
        <w:rPr>
          <w:b/>
          <w:bCs/>
          <w:i/>
          <w:iCs/>
        </w:rPr>
        <w:t xml:space="preserve">approach to deal with movements longitudinally </w:t>
      </w:r>
      <w:r w:rsidRPr="00EF6C6D">
        <w:rPr>
          <w:b/>
          <w:bCs/>
          <w:i/>
          <w:iCs/>
        </w:rPr>
        <w:t xml:space="preserve">(east -west) </w:t>
      </w:r>
      <w:r w:rsidR="008F6B1E" w:rsidRPr="00EF6C6D">
        <w:rPr>
          <w:b/>
          <w:bCs/>
          <w:i/>
          <w:iCs/>
        </w:rPr>
        <w:t xml:space="preserve">which are </w:t>
      </w:r>
      <w:r w:rsidRPr="00EF6C6D">
        <w:rPr>
          <w:b/>
          <w:bCs/>
          <w:i/>
          <w:iCs/>
        </w:rPr>
        <w:t>quite important in influencing spatio-temporal patterns of availability – use an areas as fleets approach with a fixed vector of availability/selectivity</w:t>
      </w:r>
      <w:r w:rsidR="000F4A49" w:rsidRPr="00EF6C6D">
        <w:rPr>
          <w:b/>
          <w:bCs/>
          <w:i/>
          <w:iCs/>
        </w:rPr>
        <w:t xml:space="preserve"> </w:t>
      </w:r>
      <w:r w:rsidRPr="00EF6C6D">
        <w:rPr>
          <w:b/>
          <w:bCs/>
          <w:i/>
          <w:iCs/>
        </w:rPr>
        <w:t>with age from east to west.</w:t>
      </w:r>
      <w:r w:rsidR="000F4A49" w:rsidRPr="00EF6C6D">
        <w:rPr>
          <w:b/>
          <w:bCs/>
          <w:i/>
          <w:iCs/>
        </w:rPr>
        <w:t xml:space="preserve"> Tested this with an age structure production model.</w:t>
      </w:r>
      <w:r w:rsidRPr="00EF6C6D">
        <w:rPr>
          <w:b/>
          <w:bCs/>
          <w:i/>
          <w:iCs/>
        </w:rPr>
        <w:t xml:space="preserve"> This approach </w:t>
      </w:r>
      <w:r w:rsidR="000F4A49" w:rsidRPr="00EF6C6D">
        <w:rPr>
          <w:b/>
          <w:bCs/>
          <w:i/>
          <w:iCs/>
        </w:rPr>
        <w:t>allowed the impact of fishing to become clear, which was not so if the longitudinal vector for selectivity was not applied.</w:t>
      </w:r>
      <w:r w:rsidR="000F4A49">
        <w:t xml:space="preserve"> Interesting approach to consider if a single region model</w:t>
      </w:r>
      <w:r w:rsidR="00961E37">
        <w:t xml:space="preserve">, </w:t>
      </w:r>
      <w:r w:rsidR="000F4A49">
        <w:t>areas as fleets approach</w:t>
      </w:r>
      <w:r w:rsidR="00B35642">
        <w:t xml:space="preserve"> is used</w:t>
      </w:r>
      <w:r w:rsidR="000F4A49">
        <w:t>, not sure that MFCL can do this selectivity vector</w:t>
      </w:r>
      <w:r w:rsidR="00961E37">
        <w:t>?</w:t>
      </w:r>
    </w:p>
    <w:p w14:paraId="0A9ACEA1" w14:textId="77777777" w:rsidR="00DA3C86" w:rsidRPr="00DA3C86" w:rsidRDefault="00961E37" w:rsidP="00616D80">
      <w:pPr>
        <w:pStyle w:val="ListParagraph"/>
        <w:numPr>
          <w:ilvl w:val="0"/>
          <w:numId w:val="42"/>
        </w:numPr>
      </w:pPr>
      <w:r w:rsidRPr="00DA3C86">
        <w:rPr>
          <w:b/>
          <w:bCs/>
          <w:i/>
          <w:iCs/>
        </w:rPr>
        <w:t xml:space="preserve">Followed on with discussion of the </w:t>
      </w:r>
      <w:r w:rsidR="000F4A49" w:rsidRPr="00DA3C86">
        <w:rPr>
          <w:b/>
          <w:bCs/>
          <w:i/>
          <w:iCs/>
        </w:rPr>
        <w:t xml:space="preserve">Pacific blue fin approach </w:t>
      </w:r>
      <w:r w:rsidRPr="00DA3C86">
        <w:rPr>
          <w:b/>
          <w:bCs/>
          <w:i/>
          <w:iCs/>
        </w:rPr>
        <w:t>–</w:t>
      </w:r>
      <w:r w:rsidR="000F4A49" w:rsidRPr="00DA3C86">
        <w:rPr>
          <w:b/>
          <w:bCs/>
          <w:i/>
          <w:iCs/>
        </w:rPr>
        <w:t xml:space="preserve"> </w:t>
      </w:r>
      <w:r w:rsidRPr="00DA3C86">
        <w:rPr>
          <w:b/>
          <w:bCs/>
          <w:i/>
          <w:iCs/>
        </w:rPr>
        <w:t>age specific selectivity to account for movement and length specific selectivity to account for contact selection – the age specific selectivity applied to all fisheries in an area, but length selectivity was specific to fisheries. Might be easier with ontogenetic movements.</w:t>
      </w:r>
    </w:p>
    <w:p w14:paraId="17C0BB28" w14:textId="78F5D935" w:rsidR="00917876" w:rsidRPr="00DA3C86" w:rsidRDefault="00961E37" w:rsidP="00616D80">
      <w:pPr>
        <w:pStyle w:val="ListParagraph"/>
        <w:numPr>
          <w:ilvl w:val="0"/>
          <w:numId w:val="42"/>
        </w:numPr>
        <w:rPr>
          <w:b/>
          <w:bCs/>
          <w:i/>
          <w:iCs/>
        </w:rPr>
      </w:pPr>
      <w:r w:rsidRPr="00DA3C86">
        <w:rPr>
          <w:b/>
          <w:bCs/>
          <w:i/>
          <w:iCs/>
        </w:rPr>
        <w:t>Following up on the fleets as areas – should be relatively straight forward to implement a single WCPO region</w:t>
      </w:r>
      <w:r w:rsidR="00D25355" w:rsidRPr="00DA3C86">
        <w:rPr>
          <w:b/>
          <w:bCs/>
          <w:i/>
          <w:iCs/>
        </w:rPr>
        <w:t>,</w:t>
      </w:r>
      <w:r w:rsidRPr="00DA3C86">
        <w:rPr>
          <w:b/>
          <w:bCs/>
          <w:i/>
          <w:iCs/>
        </w:rPr>
        <w:t xml:space="preserve"> areas as fleets model.</w:t>
      </w:r>
      <w:r w:rsidR="00CD3784" w:rsidRPr="00DA3C86">
        <w:rPr>
          <w:b/>
          <w:bCs/>
          <w:i/>
          <w:iCs/>
        </w:rPr>
        <w:t xml:space="preserve"> But </w:t>
      </w:r>
      <w:r w:rsidR="00D25355" w:rsidRPr="00DA3C86">
        <w:rPr>
          <w:b/>
          <w:bCs/>
          <w:i/>
          <w:iCs/>
        </w:rPr>
        <w:t xml:space="preserve">will </w:t>
      </w:r>
      <w:r w:rsidR="00CD3784" w:rsidRPr="00DA3C86">
        <w:rPr>
          <w:b/>
          <w:bCs/>
          <w:i/>
          <w:iCs/>
        </w:rPr>
        <w:t>need to consider what index to use – single or sub-area indices?</w:t>
      </w:r>
      <w:r w:rsidRPr="00DA3C86">
        <w:rPr>
          <w:b/>
          <w:bCs/>
          <w:i/>
          <w:iCs/>
        </w:rPr>
        <w:t xml:space="preserve"> </w:t>
      </w:r>
      <w:r w:rsidR="00CD3784" w:rsidRPr="00DA3C86">
        <w:rPr>
          <w:b/>
          <w:bCs/>
          <w:i/>
          <w:iCs/>
        </w:rPr>
        <w:t>Still keep east-west separation (WCPO-EPO). Could use the likelihood as a diagnostic to explore how the fit to various data sources changes with this simplification. Other things might also have to be change</w:t>
      </w:r>
      <w:r w:rsidR="00D25355" w:rsidRPr="00DA3C86">
        <w:rPr>
          <w:b/>
          <w:bCs/>
          <w:i/>
          <w:iCs/>
        </w:rPr>
        <w:t>d to account for the seasonal differences in size composition that would not be accounted for by movement with a single region, i.e.</w:t>
      </w:r>
      <w:r w:rsidR="00B35642" w:rsidRPr="00DA3C86">
        <w:rPr>
          <w:b/>
          <w:bCs/>
          <w:i/>
          <w:iCs/>
        </w:rPr>
        <w:t>,</w:t>
      </w:r>
      <w:r w:rsidR="00D25355" w:rsidRPr="00DA3C86">
        <w:rPr>
          <w:b/>
          <w:bCs/>
          <w:i/>
          <w:iCs/>
        </w:rPr>
        <w:t xml:space="preserve"> seasonal </w:t>
      </w:r>
      <w:r w:rsidR="00CD3784" w:rsidRPr="00DA3C86">
        <w:rPr>
          <w:b/>
          <w:bCs/>
          <w:i/>
          <w:iCs/>
        </w:rPr>
        <w:t>selectivity and catchabilit</w:t>
      </w:r>
      <w:r w:rsidR="00D25355" w:rsidRPr="00DA3C86">
        <w:rPr>
          <w:b/>
          <w:bCs/>
          <w:i/>
          <w:iCs/>
        </w:rPr>
        <w:t>y</w:t>
      </w:r>
      <w:r w:rsidR="00CD3784" w:rsidRPr="00DA3C86">
        <w:rPr>
          <w:b/>
          <w:bCs/>
          <w:i/>
          <w:iCs/>
        </w:rPr>
        <w:t>.</w:t>
      </w:r>
      <w:r w:rsidR="00D25355" w:rsidRPr="00DA3C86">
        <w:rPr>
          <w:b/>
          <w:bCs/>
          <w:i/>
          <w:iCs/>
        </w:rPr>
        <w:t xml:space="preserve"> While a single region model for the WCPO might seem straight forward to implement from a fishery definition perspective, dealing </w:t>
      </w:r>
      <w:r w:rsidR="00B35642" w:rsidRPr="00DA3C86">
        <w:rPr>
          <w:b/>
          <w:bCs/>
          <w:i/>
          <w:iCs/>
        </w:rPr>
        <w:t xml:space="preserve">with </w:t>
      </w:r>
      <w:r w:rsidR="00D25355" w:rsidRPr="00DA3C86">
        <w:rPr>
          <w:b/>
          <w:bCs/>
          <w:i/>
          <w:iCs/>
        </w:rPr>
        <w:t xml:space="preserve">the seasonality of composition data will require additional work. </w:t>
      </w:r>
      <w:r w:rsidR="00917876" w:rsidRPr="00DA3C86">
        <w:rPr>
          <w:b/>
          <w:bCs/>
          <w:i/>
          <w:iCs/>
        </w:rPr>
        <w:t>It is possible but</w:t>
      </w:r>
      <w:r w:rsidR="00D25355" w:rsidRPr="00DA3C86">
        <w:rPr>
          <w:b/>
          <w:bCs/>
          <w:i/>
          <w:iCs/>
        </w:rPr>
        <w:t xml:space="preserve"> will be a matter of time available</w:t>
      </w:r>
      <w:r w:rsidR="00917876" w:rsidRPr="00DA3C86">
        <w:rPr>
          <w:b/>
          <w:bCs/>
          <w:i/>
          <w:iCs/>
        </w:rPr>
        <w:t xml:space="preserve"> if </w:t>
      </w:r>
      <w:r w:rsidR="00B35642" w:rsidRPr="00DA3C86">
        <w:rPr>
          <w:b/>
          <w:bCs/>
          <w:i/>
          <w:iCs/>
        </w:rPr>
        <w:t>we attempt it</w:t>
      </w:r>
      <w:r w:rsidR="00D25355" w:rsidRPr="00DA3C86">
        <w:rPr>
          <w:b/>
          <w:bCs/>
          <w:i/>
          <w:iCs/>
        </w:rPr>
        <w:t xml:space="preserve">. </w:t>
      </w:r>
    </w:p>
    <w:p w14:paraId="130B3A91" w14:textId="31D371C7" w:rsidR="00917876" w:rsidRDefault="00917876" w:rsidP="00AC3848">
      <w:r w:rsidRPr="00917876">
        <w:rPr>
          <w:rFonts w:asciiTheme="majorHAnsi" w:eastAsiaTheme="majorEastAsia" w:hAnsiTheme="majorHAnsi" w:cstheme="majorBidi"/>
          <w:b/>
          <w:bCs/>
          <w:color w:val="4F81BD" w:themeColor="accent1"/>
          <w:lang w:val="en-NZ"/>
        </w:rPr>
        <w:t>Fishery overviews and data inputs, including length composition</w:t>
      </w:r>
    </w:p>
    <w:p w14:paraId="66A6CDD1" w14:textId="108DAA49" w:rsidR="00C704C0" w:rsidRDefault="00917876" w:rsidP="00AC3848">
      <w:pPr>
        <w:rPr>
          <w:rFonts w:cstheme="minorHAnsi"/>
          <w:lang w:val="en-NZ"/>
        </w:rPr>
      </w:pPr>
      <w:r>
        <w:rPr>
          <w:lang w:val="en-NZ"/>
        </w:rPr>
        <w:t xml:space="preserve">An overview of the available catch and composition data from each of the defined fisheries was provided. </w:t>
      </w:r>
      <w:r w:rsidR="00C704C0">
        <w:rPr>
          <w:lang w:val="en-NZ"/>
        </w:rPr>
        <w:t xml:space="preserve">Data is available from 1960 – 2019 for this assessment. The </w:t>
      </w:r>
      <w:r w:rsidR="003D7A84">
        <w:rPr>
          <w:lang w:val="en-NZ"/>
        </w:rPr>
        <w:t xml:space="preserve">catch and </w:t>
      </w:r>
      <w:r w:rsidR="00C704C0">
        <w:rPr>
          <w:lang w:val="en-NZ"/>
        </w:rPr>
        <w:t>effort is consistently mostly distributed north of 40</w:t>
      </w:r>
      <w:r w:rsidR="00C704C0">
        <w:rPr>
          <w:rFonts w:cstheme="minorHAnsi"/>
          <w:lang w:val="en-NZ"/>
        </w:rPr>
        <w:t>°</w:t>
      </w:r>
      <w:r w:rsidR="003D7A84">
        <w:rPr>
          <w:rFonts w:cstheme="minorHAnsi"/>
          <w:lang w:val="en-NZ"/>
        </w:rPr>
        <w:t xml:space="preserve">S except for the region of southeast New Zealand and southeast Australia where </w:t>
      </w:r>
      <w:r w:rsidR="00B35642">
        <w:rPr>
          <w:rFonts w:cstheme="minorHAnsi"/>
          <w:lang w:val="en-NZ"/>
        </w:rPr>
        <w:t xml:space="preserve">some </w:t>
      </w:r>
      <w:r w:rsidR="003D7A84">
        <w:rPr>
          <w:rFonts w:cstheme="minorHAnsi"/>
          <w:lang w:val="en-NZ"/>
        </w:rPr>
        <w:t xml:space="preserve">catch and effort occurs to </w:t>
      </w:r>
      <w:r w:rsidR="003D7A84">
        <w:rPr>
          <w:lang w:val="en-NZ"/>
        </w:rPr>
        <w:t>45</w:t>
      </w:r>
      <w:r w:rsidR="003D7A84">
        <w:rPr>
          <w:rFonts w:cstheme="minorHAnsi"/>
          <w:lang w:val="en-NZ"/>
        </w:rPr>
        <w:t xml:space="preserve">°S. In the last two decades there has been a notable increase in catch and effort in the </w:t>
      </w:r>
      <w:r w:rsidR="000F10F9">
        <w:rPr>
          <w:rFonts w:cstheme="minorHAnsi"/>
          <w:lang w:val="en-NZ"/>
        </w:rPr>
        <w:t xml:space="preserve">eastern WCPO and </w:t>
      </w:r>
      <w:r w:rsidR="003D7A84">
        <w:rPr>
          <w:rFonts w:cstheme="minorHAnsi"/>
          <w:lang w:val="en-NZ"/>
        </w:rPr>
        <w:t>western EPO between 25</w:t>
      </w:r>
      <w:r w:rsidR="00DA3C86">
        <w:rPr>
          <w:rFonts w:cstheme="minorHAnsi"/>
          <w:lang w:val="en-NZ"/>
        </w:rPr>
        <w:t>°S</w:t>
      </w:r>
      <w:r w:rsidR="003D7A84">
        <w:rPr>
          <w:rFonts w:cstheme="minorHAnsi"/>
          <w:lang w:val="en-NZ"/>
        </w:rPr>
        <w:t xml:space="preserve"> and 40°S. </w:t>
      </w:r>
    </w:p>
    <w:p w14:paraId="23CF47CF" w14:textId="1A1E06A3" w:rsidR="000F10F9" w:rsidRDefault="003D7A84" w:rsidP="00AC3848">
      <w:pPr>
        <w:rPr>
          <w:rFonts w:cstheme="minorHAnsi"/>
          <w:lang w:val="en-NZ"/>
        </w:rPr>
      </w:pPr>
      <w:r>
        <w:rPr>
          <w:rFonts w:cstheme="minorHAnsi"/>
          <w:lang w:val="en-NZ"/>
        </w:rPr>
        <w:t xml:space="preserve">Summaries of the catch and size composition data by year </w:t>
      </w:r>
      <w:r w:rsidR="000F10F9">
        <w:rPr>
          <w:rFonts w:cstheme="minorHAnsi"/>
          <w:lang w:val="en-NZ"/>
        </w:rPr>
        <w:t>(also</w:t>
      </w:r>
      <w:r w:rsidR="00B35642">
        <w:rPr>
          <w:rFonts w:cstheme="minorHAnsi"/>
          <w:lang w:val="en-NZ"/>
        </w:rPr>
        <w:t xml:space="preserve"> by</w:t>
      </w:r>
      <w:r w:rsidR="000F10F9">
        <w:rPr>
          <w:rFonts w:cstheme="minorHAnsi"/>
          <w:lang w:val="en-NZ"/>
        </w:rPr>
        <w:t xml:space="preserve"> quarter for size composition)</w:t>
      </w:r>
      <w:r>
        <w:rPr>
          <w:rFonts w:cstheme="minorHAnsi"/>
          <w:lang w:val="en-NZ"/>
        </w:rPr>
        <w:t xml:space="preserve"> and </w:t>
      </w:r>
      <w:r w:rsidR="000F10F9">
        <w:rPr>
          <w:rFonts w:cstheme="minorHAnsi"/>
          <w:lang w:val="en-NZ"/>
        </w:rPr>
        <w:t xml:space="preserve">flag were provided for each of the defined extraction fisheries. </w:t>
      </w:r>
      <w:r w:rsidR="00D157CD">
        <w:rPr>
          <w:rFonts w:cstheme="minorHAnsi"/>
          <w:lang w:val="en-NZ"/>
        </w:rPr>
        <w:t>It was noted that composition by quarter is very consistent in the northern region of the WCPO (region 1 and 2) with modes around 90 cm, for the southerly region 3 most of the quarterly size compositions had at least two modes, at around 80</w:t>
      </w:r>
      <w:r w:rsidR="00DA3C86">
        <w:rPr>
          <w:rFonts w:cstheme="minorHAnsi"/>
          <w:lang w:val="en-NZ"/>
        </w:rPr>
        <w:t xml:space="preserve"> cm</w:t>
      </w:r>
      <w:r w:rsidR="00D157CD">
        <w:rPr>
          <w:rFonts w:cstheme="minorHAnsi"/>
          <w:lang w:val="en-NZ"/>
        </w:rPr>
        <w:t xml:space="preserve"> and 90-100 cm. The troll fishery o</w:t>
      </w:r>
      <w:r w:rsidR="00DA3C86">
        <w:rPr>
          <w:rFonts w:cstheme="minorHAnsi"/>
          <w:lang w:val="en-NZ"/>
        </w:rPr>
        <w:t>f</w:t>
      </w:r>
      <w:r w:rsidR="00D157CD">
        <w:rPr>
          <w:rFonts w:cstheme="minorHAnsi"/>
          <w:lang w:val="en-NZ"/>
        </w:rPr>
        <w:t>f New Zealand general</w:t>
      </w:r>
      <w:r w:rsidR="009C18A0">
        <w:rPr>
          <w:rFonts w:cstheme="minorHAnsi"/>
          <w:lang w:val="en-NZ"/>
        </w:rPr>
        <w:t>ly</w:t>
      </w:r>
      <w:r w:rsidR="00D157CD">
        <w:rPr>
          <w:rFonts w:cstheme="minorHAnsi"/>
          <w:lang w:val="en-NZ"/>
        </w:rPr>
        <w:t xml:space="preserve"> ha</w:t>
      </w:r>
      <w:r w:rsidR="00696A88">
        <w:rPr>
          <w:rFonts w:cstheme="minorHAnsi"/>
          <w:lang w:val="en-NZ"/>
        </w:rPr>
        <w:t>s</w:t>
      </w:r>
      <w:r w:rsidR="00D157CD">
        <w:rPr>
          <w:rFonts w:cstheme="minorHAnsi"/>
          <w:lang w:val="en-NZ"/>
        </w:rPr>
        <w:t xml:space="preserve"> a</w:t>
      </w:r>
      <w:r w:rsidR="00DA3C86">
        <w:rPr>
          <w:rFonts w:cstheme="minorHAnsi"/>
          <w:lang w:val="en-NZ"/>
        </w:rPr>
        <w:t xml:space="preserve"> </w:t>
      </w:r>
      <w:r w:rsidR="00D157CD">
        <w:rPr>
          <w:rFonts w:cstheme="minorHAnsi"/>
          <w:lang w:val="en-NZ"/>
        </w:rPr>
        <w:t>mod</w:t>
      </w:r>
      <w:r w:rsidR="00B35642">
        <w:rPr>
          <w:rFonts w:cstheme="minorHAnsi"/>
          <w:lang w:val="en-NZ"/>
        </w:rPr>
        <w:t>e</w:t>
      </w:r>
      <w:r w:rsidR="00D157CD">
        <w:rPr>
          <w:rFonts w:cstheme="minorHAnsi"/>
          <w:lang w:val="en-NZ"/>
        </w:rPr>
        <w:t xml:space="preserve"> around 60-70 cm irrespective of quarter.</w:t>
      </w:r>
      <w:r w:rsidR="00696A88">
        <w:rPr>
          <w:rFonts w:cstheme="minorHAnsi"/>
          <w:lang w:val="en-NZ"/>
        </w:rPr>
        <w:t xml:space="preserve"> The EPO is more similar to the regions 1 and 2 of the WCPO for quarters 1,</w:t>
      </w:r>
      <w:r w:rsidR="00B35642">
        <w:rPr>
          <w:rFonts w:cstheme="minorHAnsi"/>
          <w:lang w:val="en-NZ"/>
        </w:rPr>
        <w:t xml:space="preserve"> </w:t>
      </w:r>
      <w:r w:rsidR="00696A88">
        <w:rPr>
          <w:rFonts w:cstheme="minorHAnsi"/>
          <w:lang w:val="en-NZ"/>
        </w:rPr>
        <w:t>2 and 4 with a single mode around 90-100 cm, quarter 3 has two modes more like region 3 in the WCPO, one at 90-100 cm and the other at around 80 cm.</w:t>
      </w:r>
    </w:p>
    <w:p w14:paraId="173FE17A" w14:textId="6D2CD9B9" w:rsidR="000F10F9" w:rsidRDefault="000F10F9" w:rsidP="00AC3848">
      <w:pPr>
        <w:rPr>
          <w:rFonts w:cstheme="minorHAnsi"/>
          <w:b/>
          <w:bCs/>
          <w:lang w:val="en-NZ"/>
        </w:rPr>
      </w:pPr>
      <w:r w:rsidRPr="000F10F9">
        <w:rPr>
          <w:rFonts w:cstheme="minorHAnsi"/>
          <w:b/>
          <w:bCs/>
          <w:lang w:val="en-NZ"/>
        </w:rPr>
        <w:t xml:space="preserve">Comments and discussion: </w:t>
      </w:r>
    </w:p>
    <w:p w14:paraId="6CA97FF2" w14:textId="0B27C75E" w:rsidR="00C72E46" w:rsidRPr="00DA3C86" w:rsidRDefault="00C72E46" w:rsidP="00616D80">
      <w:pPr>
        <w:pStyle w:val="ListParagraph"/>
        <w:numPr>
          <w:ilvl w:val="0"/>
          <w:numId w:val="43"/>
        </w:numPr>
        <w:rPr>
          <w:rFonts w:cstheme="minorHAnsi"/>
          <w:b/>
          <w:bCs/>
          <w:i/>
          <w:iCs/>
          <w:lang w:val="en-NZ"/>
        </w:rPr>
      </w:pPr>
      <w:r w:rsidRPr="00DA3C86">
        <w:rPr>
          <w:rFonts w:cstheme="minorHAnsi"/>
          <w:b/>
          <w:bCs/>
          <w:i/>
          <w:iCs/>
          <w:lang w:val="en-NZ"/>
        </w:rPr>
        <w:t xml:space="preserve">Comment on the importance of being confident </w:t>
      </w:r>
      <w:r w:rsidR="00B35642" w:rsidRPr="00DA3C86">
        <w:rPr>
          <w:rFonts w:cstheme="minorHAnsi"/>
          <w:b/>
          <w:bCs/>
          <w:i/>
          <w:iCs/>
          <w:lang w:val="en-NZ"/>
        </w:rPr>
        <w:t xml:space="preserve">that </w:t>
      </w:r>
      <w:r w:rsidRPr="00DA3C86">
        <w:rPr>
          <w:rFonts w:cstheme="minorHAnsi"/>
          <w:b/>
          <w:bCs/>
          <w:i/>
          <w:iCs/>
          <w:lang w:val="en-NZ"/>
        </w:rPr>
        <w:t xml:space="preserve">the size composition data is reliable and consistently collected across time, unrepresentative variation in size composition will push the biomass around and can create conflict with CPUE trend. If size composition data conflict with the CPUE trend, </w:t>
      </w:r>
      <w:r w:rsidR="008F1FE4" w:rsidRPr="00DA3C86">
        <w:rPr>
          <w:rFonts w:cstheme="minorHAnsi"/>
          <w:b/>
          <w:bCs/>
          <w:i/>
          <w:iCs/>
          <w:lang w:val="en-NZ"/>
        </w:rPr>
        <w:t xml:space="preserve">best </w:t>
      </w:r>
      <w:r w:rsidRPr="00DA3C86">
        <w:rPr>
          <w:rFonts w:cstheme="minorHAnsi"/>
          <w:b/>
          <w:bCs/>
          <w:i/>
          <w:iCs/>
          <w:lang w:val="en-NZ"/>
        </w:rPr>
        <w:t>to place more weight on the CPUE trend.</w:t>
      </w:r>
    </w:p>
    <w:p w14:paraId="3E3DA8A4" w14:textId="5FEBE6E0" w:rsidR="008F1FE4" w:rsidRPr="00DA3C86" w:rsidRDefault="00DA3C86" w:rsidP="00616D80">
      <w:pPr>
        <w:pStyle w:val="ListParagraph"/>
        <w:numPr>
          <w:ilvl w:val="0"/>
          <w:numId w:val="43"/>
        </w:numPr>
        <w:rPr>
          <w:rFonts w:cstheme="minorHAnsi"/>
          <w:b/>
          <w:bCs/>
          <w:i/>
          <w:iCs/>
          <w:lang w:val="en-NZ"/>
        </w:rPr>
      </w:pPr>
      <w:r>
        <w:rPr>
          <w:rFonts w:cstheme="minorHAnsi"/>
          <w:b/>
          <w:bCs/>
          <w:i/>
          <w:iCs/>
          <w:lang w:val="en-NZ"/>
        </w:rPr>
        <w:t>Comment that t</w:t>
      </w:r>
      <w:r w:rsidR="000D5613" w:rsidRPr="00DA3C86">
        <w:rPr>
          <w:rFonts w:cstheme="minorHAnsi"/>
          <w:b/>
          <w:bCs/>
          <w:i/>
          <w:iCs/>
          <w:lang w:val="en-NZ"/>
        </w:rPr>
        <w:t>he key thing from the size composition data is a good estimate of selectivity more so than it strongly influencing biomass estimation. It is reasonable to remove size composition data that is unreliable as you do not need large amounts to estimate selectivity. Better to focus on good selectivity estimation and fitting to CPUE.</w:t>
      </w:r>
    </w:p>
    <w:p w14:paraId="46BEDAAB" w14:textId="1FD4B558" w:rsidR="00C72E46" w:rsidRPr="00DA3C86" w:rsidRDefault="000D5613" w:rsidP="00AC3848">
      <w:pPr>
        <w:rPr>
          <w:rFonts w:cstheme="minorHAnsi"/>
          <w:lang w:val="en-NZ"/>
        </w:rPr>
      </w:pPr>
      <w:r w:rsidRPr="00DA3C86">
        <w:rPr>
          <w:rFonts w:cstheme="minorHAnsi"/>
          <w:lang w:val="en-NZ"/>
        </w:rPr>
        <w:t xml:space="preserve"> </w:t>
      </w:r>
      <w:r w:rsidR="008F1FE4" w:rsidRPr="00DA3C86">
        <w:rPr>
          <w:rFonts w:cstheme="minorHAnsi"/>
          <w:lang w:val="en-NZ"/>
        </w:rPr>
        <w:t xml:space="preserve">Approaches to using diagnostics for exploring the influence of different fishery composition data on biomass estimates were outlined.   </w:t>
      </w:r>
    </w:p>
    <w:p w14:paraId="5F09FACF" w14:textId="198C00CD" w:rsidR="006B2A2E" w:rsidRPr="00DA3C86" w:rsidRDefault="005029D4" w:rsidP="00616D80">
      <w:pPr>
        <w:pStyle w:val="ListParagraph"/>
        <w:numPr>
          <w:ilvl w:val="0"/>
          <w:numId w:val="44"/>
        </w:numPr>
        <w:rPr>
          <w:rFonts w:cstheme="minorHAnsi"/>
          <w:lang w:val="en-NZ"/>
        </w:rPr>
      </w:pPr>
      <w:r w:rsidRPr="00DA3C86">
        <w:rPr>
          <w:rFonts w:cstheme="minorHAnsi"/>
          <w:b/>
          <w:bCs/>
          <w:i/>
          <w:iCs/>
          <w:lang w:val="en-NZ"/>
        </w:rPr>
        <w:t xml:space="preserve">For the LL DWFN 2 in region 2 it was noted </w:t>
      </w:r>
      <w:r w:rsidR="00F104D4" w:rsidRPr="00DA3C86">
        <w:rPr>
          <w:rFonts w:cstheme="minorHAnsi"/>
          <w:b/>
          <w:bCs/>
          <w:i/>
          <w:iCs/>
          <w:lang w:val="en-NZ"/>
        </w:rPr>
        <w:t xml:space="preserve">that </w:t>
      </w:r>
      <w:r w:rsidRPr="00DA3C86">
        <w:rPr>
          <w:rFonts w:cstheme="minorHAnsi"/>
          <w:b/>
          <w:bCs/>
          <w:i/>
          <w:iCs/>
          <w:lang w:val="en-NZ"/>
        </w:rPr>
        <w:t>as the composition data become more dominated by Ch</w:t>
      </w:r>
      <w:r w:rsidR="006B2A2E" w:rsidRPr="00DA3C86">
        <w:rPr>
          <w:rFonts w:cstheme="minorHAnsi"/>
          <w:b/>
          <w:bCs/>
          <w:i/>
          <w:iCs/>
          <w:lang w:val="en-NZ"/>
        </w:rPr>
        <w:t>i</w:t>
      </w:r>
      <w:r w:rsidRPr="00DA3C86">
        <w:rPr>
          <w:rFonts w:cstheme="minorHAnsi"/>
          <w:b/>
          <w:bCs/>
          <w:i/>
          <w:iCs/>
          <w:lang w:val="en-NZ"/>
        </w:rPr>
        <w:t>nese and Chinese T</w:t>
      </w:r>
      <w:r w:rsidR="006B2A2E" w:rsidRPr="00DA3C86">
        <w:rPr>
          <w:rFonts w:cstheme="minorHAnsi"/>
          <w:b/>
          <w:bCs/>
          <w:i/>
          <w:iCs/>
          <w:lang w:val="en-NZ"/>
        </w:rPr>
        <w:t>aipei data from 2000 onwards more smaller fish &lt;60 cm and</w:t>
      </w:r>
      <w:r w:rsidR="00DA3C86">
        <w:rPr>
          <w:rFonts w:cstheme="minorHAnsi"/>
          <w:b/>
          <w:bCs/>
          <w:i/>
          <w:iCs/>
          <w:lang w:val="en-NZ"/>
        </w:rPr>
        <w:t xml:space="preserve"> more</w:t>
      </w:r>
      <w:r w:rsidR="006B2A2E" w:rsidRPr="00DA3C86">
        <w:rPr>
          <w:rFonts w:cstheme="minorHAnsi"/>
          <w:b/>
          <w:bCs/>
          <w:i/>
          <w:iCs/>
          <w:lang w:val="en-NZ"/>
        </w:rPr>
        <w:t xml:space="preserve"> </w:t>
      </w:r>
      <w:r w:rsidR="00F104D4" w:rsidRPr="00DA3C86">
        <w:rPr>
          <w:rFonts w:cstheme="minorHAnsi"/>
          <w:b/>
          <w:bCs/>
          <w:i/>
          <w:iCs/>
          <w:lang w:val="en-NZ"/>
        </w:rPr>
        <w:t xml:space="preserve">larger fish </w:t>
      </w:r>
      <w:r w:rsidR="006B2A2E" w:rsidRPr="00DA3C86">
        <w:rPr>
          <w:rFonts w:cstheme="minorHAnsi"/>
          <w:b/>
          <w:bCs/>
          <w:i/>
          <w:iCs/>
          <w:lang w:val="en-NZ"/>
        </w:rPr>
        <w:t xml:space="preserve">&gt;120 cm start appearing, what could be the reason for this? </w:t>
      </w:r>
      <w:r w:rsidR="006B2A2E" w:rsidRPr="00DA3C86">
        <w:rPr>
          <w:rFonts w:cstheme="minorHAnsi"/>
          <w:lang w:val="en-NZ"/>
        </w:rPr>
        <w:t>It might be possible that the Japanese fleet was discarding certain smaller fish for market reasons.</w:t>
      </w:r>
      <w:r w:rsidR="008F1FE4" w:rsidRPr="00DA3C86">
        <w:rPr>
          <w:rFonts w:cstheme="minorHAnsi"/>
          <w:lang w:val="en-NZ"/>
        </w:rPr>
        <w:t xml:space="preserve"> Some confirmation</w:t>
      </w:r>
      <w:r w:rsidR="006B2A2E" w:rsidRPr="00DA3C86">
        <w:rPr>
          <w:rFonts w:cstheme="minorHAnsi"/>
          <w:lang w:val="en-NZ"/>
        </w:rPr>
        <w:t xml:space="preserve"> </w:t>
      </w:r>
      <w:r w:rsidR="008F1FE4" w:rsidRPr="00DA3C86">
        <w:rPr>
          <w:rFonts w:cstheme="minorHAnsi"/>
          <w:lang w:val="en-NZ"/>
        </w:rPr>
        <w:t>of high grading of albacore by Japanese fleet o</w:t>
      </w:r>
      <w:r w:rsidR="00F104D4" w:rsidRPr="00DA3C86">
        <w:rPr>
          <w:rFonts w:cstheme="minorHAnsi"/>
          <w:lang w:val="en-NZ"/>
        </w:rPr>
        <w:t>f</w:t>
      </w:r>
      <w:r w:rsidR="008F1FE4" w:rsidRPr="00DA3C86">
        <w:rPr>
          <w:rFonts w:cstheme="minorHAnsi"/>
          <w:lang w:val="en-NZ"/>
        </w:rPr>
        <w:t>f Australia in the 1980’s. Question then becomes which period of compositional data is used for estimating selectivity for this fishery – perhaps the latter period with the broader range of size compositions?</w:t>
      </w:r>
    </w:p>
    <w:p w14:paraId="603FC8C1" w14:textId="39E19E4C" w:rsidR="008F1FE4" w:rsidRPr="00DA3C86" w:rsidRDefault="00BF01FA" w:rsidP="00616D80">
      <w:pPr>
        <w:pStyle w:val="ListParagraph"/>
        <w:numPr>
          <w:ilvl w:val="0"/>
          <w:numId w:val="44"/>
        </w:numPr>
        <w:rPr>
          <w:rFonts w:cstheme="minorHAnsi"/>
          <w:b/>
          <w:bCs/>
          <w:i/>
          <w:iCs/>
          <w:lang w:val="en-NZ"/>
        </w:rPr>
      </w:pPr>
      <w:r w:rsidRPr="00DA3C86">
        <w:rPr>
          <w:rFonts w:cstheme="minorHAnsi"/>
          <w:b/>
          <w:bCs/>
          <w:i/>
          <w:iCs/>
          <w:lang w:val="en-NZ"/>
        </w:rPr>
        <w:t xml:space="preserve">Further information provided that </w:t>
      </w:r>
      <w:r w:rsidR="008F1FE4" w:rsidRPr="00DA3C86">
        <w:rPr>
          <w:rFonts w:cstheme="minorHAnsi"/>
          <w:b/>
          <w:bCs/>
          <w:i/>
          <w:iCs/>
          <w:lang w:val="en-NZ"/>
        </w:rPr>
        <w:t xml:space="preserve">Australian port sampling data is available in weights but issues with whether weights are by individuals or batches and if individual fish measures are biased to larger fish. </w:t>
      </w:r>
      <w:r w:rsidR="001A3665" w:rsidRPr="00DA3C86">
        <w:rPr>
          <w:rFonts w:cstheme="minorHAnsi"/>
          <w:b/>
          <w:bCs/>
          <w:i/>
          <w:iCs/>
          <w:lang w:val="en-NZ"/>
        </w:rPr>
        <w:t>Data could be provided in necessary.</w:t>
      </w:r>
    </w:p>
    <w:p w14:paraId="1EB830C5" w14:textId="200FEEB9" w:rsidR="003D7A84" w:rsidRDefault="00DA3C86" w:rsidP="00AC3848">
      <w:pPr>
        <w:rPr>
          <w:rFonts w:cstheme="minorHAnsi"/>
          <w:lang w:val="en-NZ"/>
        </w:rPr>
      </w:pPr>
      <w:r>
        <w:rPr>
          <w:rFonts w:cstheme="minorHAnsi"/>
          <w:lang w:val="en-NZ"/>
        </w:rPr>
        <w:t>A</w:t>
      </w:r>
      <w:r w:rsidR="00F104D4">
        <w:rPr>
          <w:rFonts w:cstheme="minorHAnsi"/>
          <w:lang w:val="en-NZ"/>
        </w:rPr>
        <w:t xml:space="preserve"> </w:t>
      </w:r>
      <w:r w:rsidR="000F10F9">
        <w:rPr>
          <w:rFonts w:cstheme="minorHAnsi"/>
          <w:lang w:val="en-NZ"/>
        </w:rPr>
        <w:t>presentation on the approach and preliminary results of the size composition reweighting was provided by Tom Peatman.</w:t>
      </w:r>
      <w:r w:rsidR="001A3665">
        <w:rPr>
          <w:rFonts w:cstheme="minorHAnsi"/>
          <w:lang w:val="en-NZ"/>
        </w:rPr>
        <w:t xml:space="preserve"> Presentation title</w:t>
      </w:r>
      <w:r w:rsidR="00573FEA">
        <w:rPr>
          <w:rFonts w:cstheme="minorHAnsi"/>
          <w:lang w:val="en-NZ"/>
        </w:rPr>
        <w:t>d</w:t>
      </w:r>
      <w:r w:rsidR="001A3665">
        <w:rPr>
          <w:rFonts w:cstheme="minorHAnsi"/>
          <w:lang w:val="en-NZ"/>
        </w:rPr>
        <w:t>:</w:t>
      </w:r>
      <w:r w:rsidR="001A3665" w:rsidRPr="001A3665">
        <w:t xml:space="preserve"> </w:t>
      </w:r>
      <w:r w:rsidR="001A3665" w:rsidRPr="00F104D4">
        <w:rPr>
          <w:b/>
          <w:bCs/>
          <w:i/>
          <w:iCs/>
        </w:rPr>
        <w:t>‘</w:t>
      </w:r>
      <w:r w:rsidR="001A3665" w:rsidRPr="00F104D4">
        <w:rPr>
          <w:rFonts w:cstheme="minorHAnsi"/>
          <w:b/>
          <w:bCs/>
          <w:i/>
          <w:iCs/>
          <w:lang w:val="en-NZ"/>
        </w:rPr>
        <w:t>Reweighting albacore length compositions’</w:t>
      </w:r>
    </w:p>
    <w:p w14:paraId="3BDF2B7D" w14:textId="29AE099F" w:rsidR="001A3665" w:rsidRDefault="001A3665" w:rsidP="00AC3848">
      <w:pPr>
        <w:rPr>
          <w:rFonts w:cstheme="minorHAnsi"/>
          <w:lang w:val="en-NZ"/>
        </w:rPr>
      </w:pPr>
      <w:r>
        <w:rPr>
          <w:rFonts w:cstheme="minorHAnsi"/>
          <w:lang w:val="en-NZ"/>
        </w:rPr>
        <w:t>Key points:</w:t>
      </w:r>
    </w:p>
    <w:p w14:paraId="14B3EBDC" w14:textId="6FC99AAD" w:rsidR="001A3665" w:rsidRPr="002F160C" w:rsidRDefault="002F160C" w:rsidP="00616D80">
      <w:pPr>
        <w:pStyle w:val="ListParagraph"/>
        <w:numPr>
          <w:ilvl w:val="0"/>
          <w:numId w:val="15"/>
        </w:numPr>
        <w:rPr>
          <w:lang w:val="en-NZ"/>
        </w:rPr>
      </w:pPr>
      <w:r w:rsidRPr="002F160C">
        <w:rPr>
          <w:rFonts w:cstheme="minorHAnsi"/>
          <w:lang w:val="en-NZ"/>
        </w:rPr>
        <w:t>For the extraction fisheries</w:t>
      </w:r>
      <w:r w:rsidR="00F104D4">
        <w:rPr>
          <w:rFonts w:cstheme="minorHAnsi"/>
          <w:lang w:val="en-NZ"/>
        </w:rPr>
        <w:t xml:space="preserve">: </w:t>
      </w:r>
      <w:r w:rsidRPr="002F160C">
        <w:rPr>
          <w:rFonts w:cstheme="minorHAnsi"/>
          <w:lang w:val="en-NZ"/>
        </w:rPr>
        <w:t>r</w:t>
      </w:r>
      <w:r w:rsidR="001A3665" w:rsidRPr="002F160C">
        <w:rPr>
          <w:rFonts w:cstheme="minorHAnsi"/>
          <w:lang w:val="en-NZ"/>
        </w:rPr>
        <w:t xml:space="preserve">eweighting is required to ensure that sampling biases in </w:t>
      </w:r>
      <w:r w:rsidRPr="002F160C">
        <w:rPr>
          <w:rFonts w:cstheme="minorHAnsi"/>
          <w:lang w:val="en-NZ"/>
        </w:rPr>
        <w:t>space, time</w:t>
      </w:r>
      <w:r w:rsidR="00573FEA">
        <w:rPr>
          <w:rFonts w:cstheme="minorHAnsi"/>
          <w:lang w:val="en-NZ"/>
        </w:rPr>
        <w:t>,</w:t>
      </w:r>
      <w:r w:rsidRPr="002F160C">
        <w:rPr>
          <w:rFonts w:cstheme="minorHAnsi"/>
          <w:lang w:val="en-NZ"/>
        </w:rPr>
        <w:t xml:space="preserve"> and the fleets providing data, are minimised so that size composition data better reflect the composition of the </w:t>
      </w:r>
      <w:r w:rsidR="00573FEA">
        <w:rPr>
          <w:rFonts w:cstheme="minorHAnsi"/>
          <w:lang w:val="en-NZ"/>
        </w:rPr>
        <w:t xml:space="preserve">overall </w:t>
      </w:r>
      <w:r w:rsidRPr="002F160C">
        <w:rPr>
          <w:rFonts w:cstheme="minorHAnsi"/>
          <w:lang w:val="en-NZ"/>
        </w:rPr>
        <w:t>removals.</w:t>
      </w:r>
      <w:r w:rsidR="004A3BE1">
        <w:rPr>
          <w:rFonts w:cstheme="minorHAnsi"/>
          <w:lang w:val="en-NZ"/>
        </w:rPr>
        <w:t xml:space="preserve"> Strata-specific sample</w:t>
      </w:r>
      <w:r w:rsidR="00F104D4">
        <w:rPr>
          <w:rFonts w:cstheme="minorHAnsi"/>
          <w:lang w:val="en-NZ"/>
        </w:rPr>
        <w:t>s</w:t>
      </w:r>
      <w:r w:rsidR="004A3BE1">
        <w:rPr>
          <w:rFonts w:cstheme="minorHAnsi"/>
          <w:lang w:val="en-NZ"/>
        </w:rPr>
        <w:t xml:space="preserve"> are reweighted by catch.</w:t>
      </w:r>
    </w:p>
    <w:p w14:paraId="672B28F6" w14:textId="164FACF0" w:rsidR="00A377B4" w:rsidRPr="00DA3C86" w:rsidRDefault="002F160C" w:rsidP="00616D80">
      <w:pPr>
        <w:pStyle w:val="ListParagraph"/>
        <w:numPr>
          <w:ilvl w:val="0"/>
          <w:numId w:val="15"/>
        </w:numPr>
        <w:rPr>
          <w:lang w:val="en-NZ"/>
        </w:rPr>
      </w:pPr>
      <w:r>
        <w:rPr>
          <w:rFonts w:cstheme="minorHAnsi"/>
          <w:lang w:val="en-NZ"/>
        </w:rPr>
        <w:t xml:space="preserve">For the index fisheries: </w:t>
      </w:r>
      <w:r w:rsidR="00573FEA">
        <w:rPr>
          <w:rFonts w:cstheme="minorHAnsi"/>
          <w:lang w:val="en-NZ"/>
        </w:rPr>
        <w:t xml:space="preserve">reweighting is required to ensure that the abundance indices reflect the changes in size composition of the population (i.e., the component vulnerable to the fisheries) through time. </w:t>
      </w:r>
      <w:r w:rsidR="004A3BE1">
        <w:rPr>
          <w:rFonts w:cstheme="minorHAnsi"/>
          <w:lang w:val="en-NZ"/>
        </w:rPr>
        <w:t>Strata specific samples are reweighted by relative abundance using CPUE.</w:t>
      </w:r>
    </w:p>
    <w:p w14:paraId="6DA6127B" w14:textId="243FD9CF" w:rsidR="00A377B4" w:rsidRPr="00DA3C86" w:rsidRDefault="00A377B4" w:rsidP="00DA3C86">
      <w:pPr>
        <w:ind w:left="360"/>
        <w:rPr>
          <w:lang w:val="en-NZ"/>
        </w:rPr>
      </w:pPr>
      <w:r w:rsidRPr="00DA3C86">
        <w:rPr>
          <w:lang w:val="en-NZ"/>
        </w:rPr>
        <w:t>The method was outlined</w:t>
      </w:r>
      <w:r w:rsidR="00F104D4" w:rsidRPr="00DA3C86">
        <w:rPr>
          <w:lang w:val="en-NZ"/>
        </w:rPr>
        <w:t>,</w:t>
      </w:r>
      <w:r w:rsidRPr="00DA3C86">
        <w:rPr>
          <w:lang w:val="en-NZ"/>
        </w:rPr>
        <w:t xml:space="preserve"> and some example results shown. </w:t>
      </w:r>
    </w:p>
    <w:p w14:paraId="3EFE318C" w14:textId="30788733" w:rsidR="00573FEA" w:rsidRDefault="00F104D4" w:rsidP="00573FEA">
      <w:pPr>
        <w:ind w:left="360"/>
        <w:rPr>
          <w:lang w:val="en-NZ"/>
        </w:rPr>
      </w:pPr>
      <w:r>
        <w:rPr>
          <w:lang w:val="en-NZ"/>
        </w:rPr>
        <w:t xml:space="preserve">For the 2021 assessment </w:t>
      </w:r>
      <w:r w:rsidR="004A34FF">
        <w:rPr>
          <w:lang w:val="en-NZ"/>
        </w:rPr>
        <w:t xml:space="preserve">the </w:t>
      </w:r>
      <w:r w:rsidR="00573FEA" w:rsidRPr="00573FEA">
        <w:rPr>
          <w:lang w:val="en-NZ"/>
        </w:rPr>
        <w:t xml:space="preserve">approach used for 2020 </w:t>
      </w:r>
      <w:r w:rsidR="004A34FF">
        <w:rPr>
          <w:lang w:val="en-NZ"/>
        </w:rPr>
        <w:t>bigeye</w:t>
      </w:r>
      <w:r w:rsidR="00573FEA" w:rsidRPr="00573FEA">
        <w:rPr>
          <w:lang w:val="en-NZ"/>
        </w:rPr>
        <w:t xml:space="preserve"> and </w:t>
      </w:r>
      <w:r w:rsidR="004A34FF">
        <w:rPr>
          <w:lang w:val="en-NZ"/>
        </w:rPr>
        <w:t xml:space="preserve">yellowfin </w:t>
      </w:r>
      <w:r w:rsidR="004A3BE1">
        <w:rPr>
          <w:lang w:val="en-NZ"/>
        </w:rPr>
        <w:t>a</w:t>
      </w:r>
      <w:r w:rsidR="00573FEA" w:rsidRPr="00573FEA">
        <w:rPr>
          <w:lang w:val="en-NZ"/>
        </w:rPr>
        <w:t>ssessments (see SC16-SA-IP-18)</w:t>
      </w:r>
      <w:r>
        <w:rPr>
          <w:lang w:val="en-NZ"/>
        </w:rPr>
        <w:t xml:space="preserve"> will be used</w:t>
      </w:r>
      <w:r w:rsidR="00573FEA">
        <w:rPr>
          <w:lang w:val="en-NZ"/>
        </w:rPr>
        <w:t xml:space="preserve">, </w:t>
      </w:r>
      <w:r w:rsidR="004A3BE1">
        <w:rPr>
          <w:lang w:val="en-NZ"/>
        </w:rPr>
        <w:t>which</w:t>
      </w:r>
      <w:r w:rsidR="00573FEA">
        <w:rPr>
          <w:lang w:val="en-NZ"/>
        </w:rPr>
        <w:t xml:space="preserve"> is b</w:t>
      </w:r>
      <w:r w:rsidR="00573FEA" w:rsidRPr="00573FEA">
        <w:rPr>
          <w:lang w:val="en-NZ"/>
        </w:rPr>
        <w:t>roadly equivalent to that used for the 2018 SPA assessment (SC14-SA-IP-07)</w:t>
      </w:r>
      <w:r w:rsidR="00573FEA">
        <w:rPr>
          <w:lang w:val="en-NZ"/>
        </w:rPr>
        <w:t>.</w:t>
      </w:r>
      <w:r w:rsidR="004A3BE1">
        <w:rPr>
          <w:lang w:val="en-NZ"/>
        </w:rPr>
        <w:t xml:space="preserve"> </w:t>
      </w:r>
    </w:p>
    <w:p w14:paraId="4D8E9C89" w14:textId="40E0A70D" w:rsidR="00DA40A1" w:rsidRDefault="00DA3C86" w:rsidP="00DA40A1">
      <w:pPr>
        <w:ind w:left="360"/>
        <w:rPr>
          <w:lang w:val="en-NZ"/>
        </w:rPr>
      </w:pPr>
      <w:r>
        <w:rPr>
          <w:lang w:val="en-NZ"/>
        </w:rPr>
        <w:t>It was n</w:t>
      </w:r>
      <w:r w:rsidR="00DA40A1">
        <w:rPr>
          <w:lang w:val="en-NZ"/>
        </w:rPr>
        <w:t xml:space="preserve">oted </w:t>
      </w:r>
      <w:r>
        <w:rPr>
          <w:lang w:val="en-NZ"/>
        </w:rPr>
        <w:t xml:space="preserve">that </w:t>
      </w:r>
      <w:r w:rsidR="00DA40A1">
        <w:rPr>
          <w:lang w:val="en-NZ"/>
        </w:rPr>
        <w:t xml:space="preserve">a common feature in </w:t>
      </w:r>
      <w:r>
        <w:rPr>
          <w:lang w:val="en-NZ"/>
        </w:rPr>
        <w:t xml:space="preserve">the </w:t>
      </w:r>
      <w:r w:rsidR="00DA40A1">
        <w:rPr>
          <w:lang w:val="en-NZ"/>
        </w:rPr>
        <w:t>composition data for the WCPO PICT fleets w</w:t>
      </w:r>
      <w:r>
        <w:rPr>
          <w:lang w:val="en-NZ"/>
        </w:rPr>
        <w:t>as</w:t>
      </w:r>
      <w:r w:rsidR="00DA40A1">
        <w:rPr>
          <w:lang w:val="en-NZ"/>
        </w:rPr>
        <w:t xml:space="preserve"> an increase in median lengths to around 90 cm in the mid-2000s. Also</w:t>
      </w:r>
      <w:r w:rsidR="00E241D2">
        <w:rPr>
          <w:lang w:val="en-NZ"/>
        </w:rPr>
        <w:t xml:space="preserve"> noted was the</w:t>
      </w:r>
      <w:r w:rsidR="00DA40A1">
        <w:rPr>
          <w:lang w:val="en-NZ"/>
        </w:rPr>
        <w:t xml:space="preserve"> low spatial coverage for PICT fleets prior to 2000.</w:t>
      </w:r>
    </w:p>
    <w:p w14:paraId="3E003F6F" w14:textId="10915012" w:rsidR="00DA40A1" w:rsidRDefault="00DA40A1" w:rsidP="00DA40A1">
      <w:pPr>
        <w:ind w:left="360"/>
        <w:rPr>
          <w:lang w:val="en-NZ"/>
        </w:rPr>
      </w:pPr>
      <w:r>
        <w:rPr>
          <w:lang w:val="en-NZ"/>
        </w:rPr>
        <w:t>DWFN fleets have</w:t>
      </w:r>
      <w:r w:rsidR="00DA3C86">
        <w:rPr>
          <w:lang w:val="en-NZ"/>
        </w:rPr>
        <w:t xml:space="preserve"> a</w:t>
      </w:r>
      <w:r>
        <w:rPr>
          <w:lang w:val="en-NZ"/>
        </w:rPr>
        <w:t xml:space="preserve"> longer time period of available size composition data</w:t>
      </w:r>
      <w:r w:rsidR="00E241D2">
        <w:rPr>
          <w:lang w:val="en-NZ"/>
        </w:rPr>
        <w:t xml:space="preserve"> (</w:t>
      </w:r>
      <w:r w:rsidR="00DA3C86">
        <w:rPr>
          <w:lang w:val="en-NZ"/>
        </w:rPr>
        <w:t xml:space="preserve">dating </w:t>
      </w:r>
      <w:r w:rsidR="00E241D2">
        <w:rPr>
          <w:lang w:val="en-NZ"/>
        </w:rPr>
        <w:t>back to 1960s)</w:t>
      </w:r>
      <w:r>
        <w:rPr>
          <w:lang w:val="en-NZ"/>
        </w:rPr>
        <w:t>, but also suffer from low sample numbers and spatial coverage prior to 2000s.</w:t>
      </w:r>
    </w:p>
    <w:p w14:paraId="7A8E476D" w14:textId="0B072A94" w:rsidR="004B2A91" w:rsidRDefault="00DA40A1" w:rsidP="00573FEA">
      <w:pPr>
        <w:ind w:left="360"/>
        <w:rPr>
          <w:lang w:val="en-NZ"/>
        </w:rPr>
      </w:pPr>
      <w:r>
        <w:rPr>
          <w:lang w:val="en-NZ"/>
        </w:rPr>
        <w:t>Recommended that t</w:t>
      </w:r>
      <w:r w:rsidR="004B2A91">
        <w:rPr>
          <w:lang w:val="en-NZ"/>
        </w:rPr>
        <w:t xml:space="preserve">he EPO region will require using all the Japanese length frequency data to obtain </w:t>
      </w:r>
      <w:r w:rsidR="00DA3C86">
        <w:rPr>
          <w:lang w:val="en-NZ"/>
        </w:rPr>
        <w:t xml:space="preserve">reasonable </w:t>
      </w:r>
      <w:r w:rsidR="004B2A91">
        <w:rPr>
          <w:lang w:val="en-NZ"/>
        </w:rPr>
        <w:t>coverage across region 4. For other fleets that have provided data more recently, these data are concentrated on the western portion of region 4.</w:t>
      </w:r>
      <w:r>
        <w:rPr>
          <w:lang w:val="en-NZ"/>
        </w:rPr>
        <w:t xml:space="preserve"> For the index fisheries the recommendation by the analyst was just to use the Japanese length composition data.</w:t>
      </w:r>
    </w:p>
    <w:p w14:paraId="6515DF01" w14:textId="7908D3E4" w:rsidR="00DA40A1" w:rsidRDefault="00DA40A1" w:rsidP="00573FEA">
      <w:pPr>
        <w:ind w:left="360"/>
        <w:rPr>
          <w:lang w:val="en-NZ"/>
        </w:rPr>
      </w:pPr>
      <w:r>
        <w:rPr>
          <w:lang w:val="en-NZ"/>
        </w:rPr>
        <w:t>Spatial patterns in length composition for the EPO were noted (as for the areas as fleets discussion), this is an issue for the index fisheries approach</w:t>
      </w:r>
      <w:r w:rsidR="00E241D2">
        <w:rPr>
          <w:lang w:val="en-NZ"/>
        </w:rPr>
        <w:t xml:space="preserve"> as the CPUE is indexing different portions of the population in different areas</w:t>
      </w:r>
      <w:r>
        <w:rPr>
          <w:lang w:val="en-NZ"/>
        </w:rPr>
        <w:t>. Several options were suggested</w:t>
      </w:r>
      <w:r w:rsidR="00E241D2">
        <w:rPr>
          <w:lang w:val="en-NZ"/>
        </w:rPr>
        <w:t xml:space="preserve"> to explore</w:t>
      </w:r>
      <w:r>
        <w:rPr>
          <w:lang w:val="en-NZ"/>
        </w:rPr>
        <w:t xml:space="preserve">: </w:t>
      </w:r>
    </w:p>
    <w:p w14:paraId="3638060B" w14:textId="77777777" w:rsidR="00DA40A1" w:rsidRPr="00DA40A1" w:rsidRDefault="00DA40A1" w:rsidP="00616D80">
      <w:pPr>
        <w:numPr>
          <w:ilvl w:val="0"/>
          <w:numId w:val="16"/>
        </w:numPr>
        <w:spacing w:after="120" w:line="240" w:lineRule="auto"/>
        <w:ind w:hanging="357"/>
        <w:rPr>
          <w:lang w:val="en-AU"/>
        </w:rPr>
      </w:pPr>
      <w:r w:rsidRPr="00DA40A1">
        <w:rPr>
          <w:lang w:val="en-GB"/>
        </w:rPr>
        <w:t>One index fishery, using data from subarea 4a only</w:t>
      </w:r>
    </w:p>
    <w:p w14:paraId="1E4CACA3" w14:textId="77777777" w:rsidR="00DA40A1" w:rsidRPr="00DA40A1" w:rsidRDefault="00DA40A1" w:rsidP="00616D80">
      <w:pPr>
        <w:numPr>
          <w:ilvl w:val="1"/>
          <w:numId w:val="16"/>
        </w:numPr>
        <w:spacing w:after="120" w:line="240" w:lineRule="auto"/>
        <w:ind w:hanging="357"/>
        <w:rPr>
          <w:lang w:val="en-AU"/>
        </w:rPr>
      </w:pPr>
      <w:r w:rsidRPr="00DA40A1">
        <w:rPr>
          <w:lang w:val="en-GB"/>
        </w:rPr>
        <w:t>Remove variability when samples from ‘new’ flag-fleets are available</w:t>
      </w:r>
    </w:p>
    <w:p w14:paraId="7E87BE7B" w14:textId="77777777" w:rsidR="00DA40A1" w:rsidRPr="00DA40A1" w:rsidRDefault="00DA40A1" w:rsidP="00616D80">
      <w:pPr>
        <w:numPr>
          <w:ilvl w:val="1"/>
          <w:numId w:val="16"/>
        </w:numPr>
        <w:spacing w:after="120" w:line="240" w:lineRule="auto"/>
        <w:ind w:hanging="357"/>
        <w:rPr>
          <w:lang w:val="en-AU"/>
        </w:rPr>
      </w:pPr>
      <w:r w:rsidRPr="00DA40A1">
        <w:rPr>
          <w:lang w:val="en-GB"/>
        </w:rPr>
        <w:t>Not informative on compositions of smaller size classes</w:t>
      </w:r>
    </w:p>
    <w:p w14:paraId="38A369A6" w14:textId="77777777" w:rsidR="00DA40A1" w:rsidRPr="00DA40A1" w:rsidRDefault="00DA40A1" w:rsidP="00616D80">
      <w:pPr>
        <w:numPr>
          <w:ilvl w:val="0"/>
          <w:numId w:val="16"/>
        </w:numPr>
        <w:spacing w:after="120" w:line="240" w:lineRule="auto"/>
        <w:ind w:hanging="357"/>
        <w:rPr>
          <w:lang w:val="en-AU"/>
        </w:rPr>
      </w:pPr>
      <w:r w:rsidRPr="00DA40A1">
        <w:rPr>
          <w:lang w:val="en-GB"/>
        </w:rPr>
        <w:t>Two index fisheries, one for subarea 4a, and one for subarea 4b + 4c</w:t>
      </w:r>
    </w:p>
    <w:p w14:paraId="7018CD9C" w14:textId="77777777" w:rsidR="00DA40A1" w:rsidRPr="00DA40A1" w:rsidRDefault="00DA40A1" w:rsidP="00616D80">
      <w:pPr>
        <w:numPr>
          <w:ilvl w:val="1"/>
          <w:numId w:val="16"/>
        </w:numPr>
        <w:spacing w:after="120" w:line="240" w:lineRule="auto"/>
        <w:ind w:hanging="357"/>
        <w:rPr>
          <w:lang w:val="en-AU"/>
        </w:rPr>
      </w:pPr>
      <w:r w:rsidRPr="00DA40A1">
        <w:rPr>
          <w:lang w:val="en-GB"/>
        </w:rPr>
        <w:t>Index fishery in Subarea 4a tracking larger fish</w:t>
      </w:r>
    </w:p>
    <w:p w14:paraId="7206B737" w14:textId="77777777" w:rsidR="00DA3C86" w:rsidRDefault="00DA40A1" w:rsidP="00616D80">
      <w:pPr>
        <w:numPr>
          <w:ilvl w:val="1"/>
          <w:numId w:val="16"/>
        </w:numPr>
        <w:spacing w:after="120" w:line="240" w:lineRule="auto"/>
        <w:ind w:hanging="357"/>
        <w:rPr>
          <w:lang w:val="en-AU"/>
        </w:rPr>
      </w:pPr>
      <w:r w:rsidRPr="00DA40A1">
        <w:rPr>
          <w:lang w:val="en-GB"/>
        </w:rPr>
        <w:t>Index fishery in Subarea 4b and 4c tracking smaller fish</w:t>
      </w:r>
    </w:p>
    <w:p w14:paraId="7E635CDF" w14:textId="126CC678" w:rsidR="00917876" w:rsidRPr="00DA3C86" w:rsidRDefault="00A377B4" w:rsidP="00DA3C86">
      <w:pPr>
        <w:spacing w:after="120" w:line="240" w:lineRule="auto"/>
        <w:rPr>
          <w:lang w:val="en-AU"/>
        </w:rPr>
      </w:pPr>
      <w:r w:rsidRPr="00DA3C86">
        <w:rPr>
          <w:b/>
          <w:bCs/>
          <w:lang w:val="en-NZ"/>
        </w:rPr>
        <w:t>Comments and discussion:</w:t>
      </w:r>
    </w:p>
    <w:p w14:paraId="42C66AFC" w14:textId="5ED73434" w:rsidR="00A377B4" w:rsidRPr="001E5FA2" w:rsidRDefault="0066756C" w:rsidP="00616D80">
      <w:pPr>
        <w:pStyle w:val="ListParagraph"/>
        <w:numPr>
          <w:ilvl w:val="0"/>
          <w:numId w:val="45"/>
        </w:numPr>
      </w:pPr>
      <w:r w:rsidRPr="00DA3C86">
        <w:rPr>
          <w:b/>
          <w:bCs/>
          <w:i/>
          <w:iCs/>
        </w:rPr>
        <w:t xml:space="preserve">Comment regarding the </w:t>
      </w:r>
      <w:r w:rsidR="00632918">
        <w:rPr>
          <w:b/>
          <w:bCs/>
          <w:i/>
          <w:iCs/>
        </w:rPr>
        <w:t xml:space="preserve">approach to </w:t>
      </w:r>
      <w:r w:rsidRPr="00DA3C86">
        <w:rPr>
          <w:b/>
          <w:bCs/>
          <w:i/>
          <w:iCs/>
        </w:rPr>
        <w:t xml:space="preserve">modelling the composition data, reflecting on the issue raised that we do not really want the extraction fishery compositions influencing the </w:t>
      </w:r>
      <w:r w:rsidR="001E5FA2" w:rsidRPr="00DA3C86">
        <w:rPr>
          <w:b/>
          <w:bCs/>
          <w:i/>
          <w:iCs/>
        </w:rPr>
        <w:t>population size estimates</w:t>
      </w:r>
      <w:r w:rsidRPr="00DA3C86">
        <w:rPr>
          <w:b/>
          <w:bCs/>
          <w:i/>
          <w:iCs/>
        </w:rPr>
        <w:t xml:space="preserve">, perhaps we should </w:t>
      </w:r>
      <w:r w:rsidR="001E5FA2" w:rsidRPr="00DA3C86">
        <w:rPr>
          <w:b/>
          <w:bCs/>
          <w:i/>
          <w:iCs/>
        </w:rPr>
        <w:t xml:space="preserve">be </w:t>
      </w:r>
      <w:r w:rsidRPr="00DA3C86">
        <w:rPr>
          <w:b/>
          <w:bCs/>
          <w:i/>
          <w:iCs/>
        </w:rPr>
        <w:t xml:space="preserve">running several phases of estimation. Initial phase </w:t>
      </w:r>
      <w:r w:rsidR="001E5FA2" w:rsidRPr="00DA3C86">
        <w:rPr>
          <w:b/>
          <w:bCs/>
          <w:i/>
          <w:iCs/>
        </w:rPr>
        <w:t xml:space="preserve">would </w:t>
      </w:r>
      <w:r w:rsidRPr="00DA3C86">
        <w:rPr>
          <w:b/>
          <w:bCs/>
          <w:i/>
          <w:iCs/>
        </w:rPr>
        <w:t>use the composition data to develop the selectivities for the extraction and index fisheries affording high weight to the composition data, th</w:t>
      </w:r>
      <w:r w:rsidR="001E5FA2" w:rsidRPr="00DA3C86">
        <w:rPr>
          <w:b/>
          <w:bCs/>
          <w:i/>
          <w:iCs/>
        </w:rPr>
        <w:t>e</w:t>
      </w:r>
      <w:r w:rsidRPr="00DA3C86">
        <w:rPr>
          <w:b/>
          <w:bCs/>
          <w:i/>
          <w:iCs/>
        </w:rPr>
        <w:t>n in a follow-on phase severely down weight the size composition data for the extraction fisheries</w:t>
      </w:r>
      <w:r w:rsidR="001E5FA2" w:rsidRPr="00DA3C86">
        <w:rPr>
          <w:b/>
          <w:bCs/>
          <w:i/>
          <w:iCs/>
        </w:rPr>
        <w:t>, with their selectivities then held fixed. Then just allow the composition data for the index fisheries to influence population size estimates.</w:t>
      </w:r>
      <w:r w:rsidRPr="00DA3C86">
        <w:rPr>
          <w:b/>
          <w:bCs/>
          <w:i/>
          <w:iCs/>
        </w:rPr>
        <w:t xml:space="preserve"> </w:t>
      </w:r>
    </w:p>
    <w:p w14:paraId="4B20459F" w14:textId="27C57C33" w:rsidR="00004ADC" w:rsidRDefault="009B26B3" w:rsidP="00616D80">
      <w:pPr>
        <w:pStyle w:val="ListParagraph"/>
        <w:numPr>
          <w:ilvl w:val="0"/>
          <w:numId w:val="45"/>
        </w:numPr>
      </w:pPr>
      <w:r w:rsidRPr="00632918">
        <w:rPr>
          <w:b/>
          <w:bCs/>
          <w:i/>
          <w:iCs/>
        </w:rPr>
        <w:t>Follow-up on this was provided outlining the approach applied using SS3 for some IATTC assessment w</w:t>
      </w:r>
      <w:r w:rsidR="00F104D4" w:rsidRPr="00632918">
        <w:rPr>
          <w:b/>
          <w:bCs/>
          <w:i/>
          <w:iCs/>
        </w:rPr>
        <w:t>h</w:t>
      </w:r>
      <w:r w:rsidRPr="00632918">
        <w:rPr>
          <w:b/>
          <w:bCs/>
          <w:i/>
          <w:iCs/>
        </w:rPr>
        <w:t xml:space="preserve">ere both CPUE and composition data is standardized with a spatial – temporal approach. </w:t>
      </w:r>
      <w:r w:rsidRPr="009B26B3">
        <w:t>We will look into this approach</w:t>
      </w:r>
      <w:r>
        <w:t xml:space="preserve"> and its applicability to our assessments and any advantages over the current approach</w:t>
      </w:r>
      <w:r w:rsidR="00F104D4">
        <w:t>, unlikely to be used this time</w:t>
      </w:r>
      <w:r>
        <w:t>.</w:t>
      </w:r>
    </w:p>
    <w:p w14:paraId="3FD64BED" w14:textId="08F356BF" w:rsidR="00004ADC" w:rsidRDefault="004D05E5" w:rsidP="00627F67">
      <w:pPr>
        <w:pStyle w:val="Heading3"/>
      </w:pPr>
      <w:r>
        <w:t>Tag-recapture data</w:t>
      </w:r>
    </w:p>
    <w:p w14:paraId="73A08FD0" w14:textId="642B114E" w:rsidR="00004ADC" w:rsidRDefault="004D05E5" w:rsidP="00AC3848">
      <w:r>
        <w:t xml:space="preserve">A summary of tag recapture data for albacore in the </w:t>
      </w:r>
      <w:r w:rsidR="00632918">
        <w:t>S</w:t>
      </w:r>
      <w:r>
        <w:t>outh Pacific was provided. The tagging has occurred sporadically through the late 1980s</w:t>
      </w:r>
      <w:r w:rsidR="00627F67">
        <w:t xml:space="preserve"> </w:t>
      </w:r>
      <w:r>
        <w:t>-</w:t>
      </w:r>
      <w:r w:rsidR="00627F67">
        <w:t xml:space="preserve"> </w:t>
      </w:r>
      <w:r>
        <w:t>early 1990s, and</w:t>
      </w:r>
      <w:r w:rsidR="00627F67">
        <w:t xml:space="preserve"> late 2000s, </w:t>
      </w:r>
      <w:r w:rsidR="006957D0">
        <w:t xml:space="preserve">and </w:t>
      </w:r>
      <w:r w:rsidR="00627F67">
        <w:t xml:space="preserve">releases are highly concentrated in a couple of areas and mostly involve immature fish, </w:t>
      </w:r>
      <w:r w:rsidR="006957D0">
        <w:t xml:space="preserve">also </w:t>
      </w:r>
      <w:r>
        <w:t xml:space="preserve">recapture </w:t>
      </w:r>
      <w:r w:rsidR="00627F67">
        <w:t xml:space="preserve">numbers are low (approx. 210 fish). </w:t>
      </w:r>
      <w:r>
        <w:t xml:space="preserve"> </w:t>
      </w:r>
      <w:r w:rsidR="00627F67">
        <w:t xml:space="preserve">The tagging was used in the previous assessment as a sensitivity, only to inform movement (no influence on mortality estimation), with only a minor influence on management quantities. It will be considered again, but not </w:t>
      </w:r>
      <w:r w:rsidR="008520BD">
        <w:t>expected</w:t>
      </w:r>
      <w:r w:rsidR="00627F67">
        <w:t xml:space="preserve"> to</w:t>
      </w:r>
      <w:r w:rsidR="008520BD">
        <w:t xml:space="preserve"> be</w:t>
      </w:r>
      <w:r w:rsidR="00627F67">
        <w:t xml:space="preserve"> important in the new assessment. </w:t>
      </w:r>
      <w:r w:rsidR="006957D0">
        <w:t>There is no</w:t>
      </w:r>
      <w:r w:rsidR="00627F67">
        <w:t xml:space="preserve"> tagging data for EPO.</w:t>
      </w:r>
    </w:p>
    <w:p w14:paraId="5AAE6CC0" w14:textId="53A7731B" w:rsidR="008520BD" w:rsidRDefault="008520BD" w:rsidP="008520BD">
      <w:pPr>
        <w:pStyle w:val="Heading3"/>
      </w:pPr>
      <w:r>
        <w:t>SEAPODYM as a source of movement rate information for the model</w:t>
      </w:r>
    </w:p>
    <w:p w14:paraId="35A73642" w14:textId="01778E87" w:rsidR="00FD225C" w:rsidRPr="0002541D" w:rsidRDefault="008520BD" w:rsidP="008520BD">
      <w:pPr>
        <w:rPr>
          <w:rFonts w:cstheme="minorHAnsi"/>
        </w:rPr>
      </w:pPr>
      <w:r>
        <w:t xml:space="preserve">The limited information on movement </w:t>
      </w:r>
      <w:r w:rsidR="006957D0">
        <w:t>from</w:t>
      </w:r>
      <w:r>
        <w:t xml:space="preserve"> the tag recapture data </w:t>
      </w:r>
      <w:r w:rsidR="006957D0">
        <w:t>means that</w:t>
      </w:r>
      <w:r>
        <w:t xml:space="preserve"> other sources of movement information</w:t>
      </w:r>
      <w:r w:rsidR="006957D0">
        <w:t xml:space="preserve"> will be required</w:t>
      </w:r>
      <w:r>
        <w:t>. SEAPODYM</w:t>
      </w:r>
      <w:r w:rsidR="00FD225C" w:rsidRPr="00FD225C">
        <w:rPr>
          <w:vertAlign w:val="superscript"/>
        </w:rPr>
        <w:t>1</w:t>
      </w:r>
      <w:r>
        <w:t xml:space="preserve"> (</w:t>
      </w:r>
      <w:r w:rsidRPr="008520BD">
        <w:t>Spatial Ecosystem and Population Dynamics Model</w:t>
      </w:r>
      <w:r>
        <w:t>) is being explored as an option f</w:t>
      </w:r>
      <w:r w:rsidR="00FD225C">
        <w:t>or</w:t>
      </w:r>
      <w:r>
        <w:t xml:space="preserve"> provid</w:t>
      </w:r>
      <w:r w:rsidR="00FD225C">
        <w:t>ing</w:t>
      </w:r>
      <w:r>
        <w:t xml:space="preserve"> information o</w:t>
      </w:r>
      <w:r w:rsidR="00FD225C">
        <w:t>n</w:t>
      </w:r>
      <w:r>
        <w:t xml:space="preserve"> spatial movement rates across life stages for </w:t>
      </w:r>
      <w:r w:rsidR="006957D0">
        <w:t>S</w:t>
      </w:r>
      <w:r w:rsidR="00FD225C">
        <w:t>outh Pacific albacore (</w:t>
      </w:r>
      <w:hyperlink r:id="rId23" w:history="1">
        <w:r w:rsidR="00FD225C" w:rsidRPr="00FD225C">
          <w:rPr>
            <w:rStyle w:val="Hyperlink"/>
          </w:rPr>
          <w:t>Senina et al. 2020</w:t>
        </w:r>
      </w:hyperlink>
      <w:r w:rsidR="00FD225C">
        <w:t>).</w:t>
      </w:r>
      <w:r w:rsidR="00CE506E">
        <w:t xml:space="preserve"> SEAPDOYM is highly spatially resolved and </w:t>
      </w:r>
      <w:r w:rsidR="00CE506E" w:rsidRPr="00CE506E">
        <w:t>provides predictions on spatio-temporal exchange of biomass by age class (in numbers and months), forced by environmental/habitat variables</w:t>
      </w:r>
      <w:r w:rsidR="00CE506E">
        <w:t>. The exchange rates among model regions c</w:t>
      </w:r>
      <w:r w:rsidR="006957D0">
        <w:t>an</w:t>
      </w:r>
      <w:r w:rsidR="00CE506E">
        <w:t xml:space="preserve"> be </w:t>
      </w:r>
      <w:r w:rsidR="00D23415">
        <w:t xml:space="preserve">predicted </w:t>
      </w:r>
      <w:r w:rsidR="00CE506E">
        <w:t xml:space="preserve">from SEAPODYM and used to inform transfers rates in the MFCL model. This concept was presented with the idea that </w:t>
      </w:r>
      <w:r w:rsidR="00CE506E" w:rsidRPr="00CE506E">
        <w:t xml:space="preserve">an "average" matrix of probabilities for movement between regions by 'quarter' and </w:t>
      </w:r>
      <w:r w:rsidR="00CE506E">
        <w:t>‘</w:t>
      </w:r>
      <w:r w:rsidR="00CE506E" w:rsidRPr="00CE506E">
        <w:t>age</w:t>
      </w:r>
      <w:r w:rsidR="00CE506E">
        <w:t>’ could be produce</w:t>
      </w:r>
      <w:r w:rsidR="00632918">
        <w:t>d</w:t>
      </w:r>
      <w:r w:rsidR="00CE506E">
        <w:t xml:space="preserve"> by SEAPODYM. </w:t>
      </w:r>
      <w:r w:rsidR="00CE506E" w:rsidRPr="00CE506E">
        <w:t>Uncertainty</w:t>
      </w:r>
      <w:r w:rsidR="00CE506E">
        <w:t xml:space="preserve"> could also be</w:t>
      </w:r>
      <w:r w:rsidR="00CE506E" w:rsidRPr="00CE506E">
        <w:t xml:space="preserve"> included through MCMC on the uncertainty of the parameters that drive movement in SEAPODYM</w:t>
      </w:r>
      <w:r w:rsidR="00CE506E" w:rsidRPr="0002541D">
        <w:rPr>
          <w:rFonts w:cstheme="minorHAnsi"/>
        </w:rPr>
        <w:t xml:space="preserve">. It was proposed that a matrix of movement probabilities by quarter and age (with uncertainty) </w:t>
      </w:r>
      <w:r w:rsidR="00CE506E" w:rsidRPr="0002541D">
        <w:rPr>
          <w:rFonts w:eastAsiaTheme="minorEastAsia" w:cstheme="minorHAnsi"/>
          <w:color w:val="000000" w:themeColor="text1"/>
          <w:kern w:val="24"/>
          <w:lang w:val="en-GB"/>
        </w:rPr>
        <w:t>be an input to MFCL to provide external information of movement</w:t>
      </w:r>
      <w:r w:rsidR="006957D0" w:rsidRPr="0002541D">
        <w:rPr>
          <w:rFonts w:eastAsiaTheme="minorEastAsia" w:cstheme="minorHAnsi"/>
          <w:color w:val="000000" w:themeColor="text1"/>
          <w:kern w:val="24"/>
          <w:lang w:val="en-GB"/>
        </w:rPr>
        <w:t xml:space="preserve"> rates among model regions</w:t>
      </w:r>
      <w:r w:rsidR="00CE506E" w:rsidRPr="0002541D">
        <w:rPr>
          <w:rFonts w:eastAsiaTheme="minorEastAsia" w:cstheme="minorHAnsi"/>
          <w:color w:val="000000" w:themeColor="text1"/>
          <w:kern w:val="24"/>
          <w:lang w:val="en-GB"/>
        </w:rPr>
        <w:t xml:space="preserve">. </w:t>
      </w:r>
    </w:p>
    <w:p w14:paraId="0B130433" w14:textId="7FAD204E" w:rsidR="00004ADC" w:rsidRDefault="00ED468F" w:rsidP="00616D80">
      <w:pPr>
        <w:pStyle w:val="ListParagraph"/>
        <w:numPr>
          <w:ilvl w:val="0"/>
          <w:numId w:val="46"/>
        </w:numPr>
      </w:pPr>
      <w:r w:rsidRPr="0002541D">
        <w:rPr>
          <w:b/>
          <w:bCs/>
          <w:i/>
          <w:iCs/>
        </w:rPr>
        <w:t>What information do we have beyond the theory of SEAPODYM to support t</w:t>
      </w:r>
      <w:r w:rsidR="0002541D">
        <w:rPr>
          <w:b/>
          <w:bCs/>
          <w:i/>
          <w:iCs/>
        </w:rPr>
        <w:t xml:space="preserve">he </w:t>
      </w:r>
      <w:r w:rsidRPr="0002541D">
        <w:rPr>
          <w:b/>
          <w:bCs/>
          <w:i/>
          <w:iCs/>
        </w:rPr>
        <w:t>predictions of SEAPODYM. Can we have more information on the tagging data.</w:t>
      </w:r>
      <w:r>
        <w:t xml:space="preserve"> Tagging</w:t>
      </w:r>
      <w:r w:rsidR="006957D0">
        <w:t xml:space="preserve"> data</w:t>
      </w:r>
      <w:r>
        <w:t xml:space="preserve"> limitations were discussed, just over 200 recaptures. SEAPDOYM has not included tag</w:t>
      </w:r>
      <w:r w:rsidR="00FA6CCD">
        <w:t>ging</w:t>
      </w:r>
      <w:r>
        <w:t xml:space="preserve"> data yet. Tagging data has been used in previous assessment to inform movement only</w:t>
      </w:r>
      <w:r w:rsidR="0002541D">
        <w:t xml:space="preserve">, </w:t>
      </w:r>
      <w:r w:rsidR="00D23415">
        <w:t xml:space="preserve"> </w:t>
      </w:r>
      <w:r w:rsidR="0002541D">
        <w:t>but is very limited</w:t>
      </w:r>
      <w:r>
        <w:t>.</w:t>
      </w:r>
    </w:p>
    <w:p w14:paraId="0BF80BCF" w14:textId="7DDA0BCC" w:rsidR="00A32AE6" w:rsidRPr="0002541D" w:rsidRDefault="00ED468F" w:rsidP="00616D80">
      <w:pPr>
        <w:pStyle w:val="ListParagraph"/>
        <w:numPr>
          <w:ilvl w:val="0"/>
          <w:numId w:val="46"/>
        </w:numPr>
        <w:rPr>
          <w:b/>
          <w:bCs/>
          <w:i/>
          <w:iCs/>
        </w:rPr>
      </w:pPr>
      <w:r w:rsidRPr="0002541D">
        <w:rPr>
          <w:b/>
          <w:bCs/>
          <w:i/>
          <w:iCs/>
        </w:rPr>
        <w:t>Discussion on the importance of good movement information for spatial models. If we want to use information from SEAPODYM to fix movement parameters</w:t>
      </w:r>
      <w:r w:rsidR="006957D0" w:rsidRPr="0002541D">
        <w:rPr>
          <w:b/>
          <w:bCs/>
          <w:i/>
          <w:iCs/>
        </w:rPr>
        <w:t>,</w:t>
      </w:r>
      <w:r w:rsidRPr="0002541D">
        <w:rPr>
          <w:b/>
          <w:bCs/>
          <w:i/>
          <w:iCs/>
        </w:rPr>
        <w:t xml:space="preserve"> we really </w:t>
      </w:r>
      <w:r w:rsidR="00A32AE6" w:rsidRPr="0002541D">
        <w:rPr>
          <w:b/>
          <w:bCs/>
          <w:i/>
          <w:iCs/>
        </w:rPr>
        <w:t>need to understand the assumptions and other information SEAPODYM is using to inform the movement.</w:t>
      </w:r>
    </w:p>
    <w:p w14:paraId="2A0E7AEC" w14:textId="70F4EB61" w:rsidR="00ED468F" w:rsidRPr="0002541D" w:rsidRDefault="00A32AE6" w:rsidP="00616D80">
      <w:pPr>
        <w:pStyle w:val="ListParagraph"/>
        <w:numPr>
          <w:ilvl w:val="0"/>
          <w:numId w:val="46"/>
        </w:numPr>
        <w:rPr>
          <w:b/>
          <w:bCs/>
          <w:i/>
          <w:iCs/>
        </w:rPr>
      </w:pPr>
      <w:r w:rsidRPr="0002541D">
        <w:rPr>
          <w:b/>
          <w:bCs/>
          <w:i/>
          <w:iCs/>
        </w:rPr>
        <w:t xml:space="preserve">Further comment on the tagging data – limited cohorts involved, also uncertainty in some positions of returns, that is compounded if the tag recaptures are so low. </w:t>
      </w:r>
    </w:p>
    <w:p w14:paraId="2EB3906A" w14:textId="39392F44" w:rsidR="00004ADC" w:rsidRPr="0002541D" w:rsidRDefault="006957D0" w:rsidP="00616D80">
      <w:pPr>
        <w:pStyle w:val="ListParagraph"/>
        <w:numPr>
          <w:ilvl w:val="0"/>
          <w:numId w:val="46"/>
        </w:numPr>
        <w:rPr>
          <w:b/>
          <w:bCs/>
        </w:rPr>
      </w:pPr>
      <w:r w:rsidRPr="0002541D">
        <w:rPr>
          <w:b/>
          <w:bCs/>
          <w:i/>
          <w:iCs/>
        </w:rPr>
        <w:t>Finally, d</w:t>
      </w:r>
      <w:r w:rsidR="00A32AE6" w:rsidRPr="0002541D">
        <w:rPr>
          <w:b/>
          <w:bCs/>
          <w:i/>
          <w:iCs/>
        </w:rPr>
        <w:t xml:space="preserve">on’t have balanced recapture data, </w:t>
      </w:r>
      <w:r w:rsidR="00FA6CCD" w:rsidRPr="0002541D">
        <w:rPr>
          <w:b/>
          <w:bCs/>
          <w:i/>
          <w:iCs/>
        </w:rPr>
        <w:t xml:space="preserve">so </w:t>
      </w:r>
      <w:r w:rsidR="00A32AE6" w:rsidRPr="0002541D">
        <w:rPr>
          <w:b/>
          <w:bCs/>
          <w:i/>
          <w:iCs/>
        </w:rPr>
        <w:t>can’t make strong conclusion</w:t>
      </w:r>
      <w:r w:rsidRPr="0002541D">
        <w:rPr>
          <w:b/>
          <w:bCs/>
          <w:i/>
          <w:iCs/>
        </w:rPr>
        <w:t>s on movement</w:t>
      </w:r>
      <w:r w:rsidR="00A32AE6" w:rsidRPr="0002541D">
        <w:rPr>
          <w:b/>
          <w:bCs/>
          <w:i/>
          <w:iCs/>
        </w:rPr>
        <w:t xml:space="preserve"> from the tagging data</w:t>
      </w:r>
      <w:r w:rsidR="00A32AE6" w:rsidRPr="0002541D">
        <w:rPr>
          <w:b/>
          <w:bCs/>
        </w:rPr>
        <w:t>.</w:t>
      </w:r>
    </w:p>
    <w:p w14:paraId="166508E4" w14:textId="42F9D572" w:rsidR="00FA6CCD" w:rsidRPr="00A32AE6" w:rsidRDefault="00D654CA" w:rsidP="00AC3848">
      <w:pPr>
        <w:rPr>
          <w:b/>
          <w:bCs/>
        </w:rPr>
      </w:pPr>
      <w:r>
        <w:rPr>
          <w:noProof/>
        </w:rPr>
        <w:pict w14:anchorId="18D1C832">
          <v:shapetype id="_x0000_t202" coordsize="21600,21600" o:spt="202" path="m,l,21600r21600,l21600,xe">
            <v:stroke joinstyle="miter"/>
            <v:path gradientshapeok="t" o:connecttype="rect"/>
          </v:shapetype>
          <v:shape id="Text Box 4" o:spid="_x0000_s2050" type="#_x0000_t202" style="position:absolute;left:0;text-align:left;margin-left:-.8pt;margin-top:1.85pt;width:510.4pt;height:7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" fillcolor="white [3201]" strokeweight=".5pt">
            <v:textbox>
              <w:txbxContent>
                <w:p w14:paraId="20F6BA2A" w14:textId="77777777" w:rsidR="00283108" w:rsidRPr="00FD225C" w:rsidRDefault="00283108" w:rsidP="00FA6CCD">
                  <w:pPr>
                    <w:rPr>
                      <w:sz w:val="16"/>
                      <w:szCs w:val="16"/>
                    </w:rPr>
                  </w:pPr>
                  <w:r w:rsidRPr="00FD225C">
                    <w:rPr>
                      <w:sz w:val="16"/>
                      <w:szCs w:val="16"/>
                      <w:vertAlign w:val="superscript"/>
                    </w:rPr>
                    <w:t>1</w:t>
                  </w:r>
                  <w:r>
                    <w:rPr>
                      <w:sz w:val="16"/>
                      <w:szCs w:val="16"/>
                    </w:rPr>
                    <w:t xml:space="preserve"> </w:t>
                  </w:r>
                  <w:r w:rsidRPr="00FD225C">
                    <w:rPr>
                      <w:sz w:val="16"/>
                      <w:szCs w:val="16"/>
                    </w:rPr>
                    <w:t>SEAPODYM is a is a numerical model initially developed for investigating physical-biological interaction between tuna populations and the pelagic ecosystem of the Pacific Ocean. Using predicted environment from ocean-biogeochemical models, SEAPODYM integrates spatio-temporal and multi-population dynamics and considers interactions among populations of different species and between populations and their physical and biological environment (including intermediate trophic levels). The model also includes a description of multiple fisheries and then predicts spatio-temporal distribution of catch rates, and length-frequencies of catch based either on observed or simulated fishing effort, allowing respectively to evaluate the model or to test management options</w:t>
                  </w:r>
                  <w:r>
                    <w:rPr>
                      <w:sz w:val="16"/>
                      <w:szCs w:val="16"/>
                    </w:rPr>
                    <w:t xml:space="preserve"> </w:t>
                  </w:r>
                  <w:hyperlink r:id="rId24" w:history="1">
                    <w:r w:rsidRPr="00873E49">
                      <w:rPr>
                        <w:rStyle w:val="Hyperlink"/>
                        <w:sz w:val="16"/>
                        <w:szCs w:val="16"/>
                      </w:rPr>
                      <w:t>https://www.spc.int/ofp/seapodym/</w:t>
                    </w:r>
                  </w:hyperlink>
                </w:p>
                <w:p w14:paraId="16477230" w14:textId="77777777" w:rsidR="00283108" w:rsidRDefault="00283108"/>
              </w:txbxContent>
            </v:textbox>
          </v:shape>
        </w:pict>
      </w:r>
    </w:p>
    <w:p w14:paraId="64A78509" w14:textId="09A7A4A2" w:rsidR="00004ADC" w:rsidRDefault="00004ADC" w:rsidP="00AC3848"/>
    <w:p w14:paraId="301CA839" w14:textId="566E6B92" w:rsidR="00004ADC" w:rsidRDefault="00004ADC" w:rsidP="00AC3848"/>
    <w:p w14:paraId="04A1E36E" w14:textId="77777777" w:rsidR="00365E23" w:rsidRDefault="00365E23" w:rsidP="00A32AE6">
      <w:pPr>
        <w:pStyle w:val="Heading3"/>
      </w:pPr>
    </w:p>
    <w:p w14:paraId="6521AA36" w14:textId="5E3A7B87" w:rsidR="00004ADC" w:rsidRDefault="00A32AE6" w:rsidP="00A32AE6">
      <w:pPr>
        <w:pStyle w:val="Heading3"/>
      </w:pPr>
      <w:r>
        <w:t>CPUE analysis</w:t>
      </w:r>
    </w:p>
    <w:p w14:paraId="0597E4C2" w14:textId="39CE20B1" w:rsidR="00A32AE6" w:rsidRDefault="00A32AE6" w:rsidP="00A32AE6">
      <w:r>
        <w:t xml:space="preserve">Overview of the </w:t>
      </w:r>
      <w:r w:rsidR="00A42D8A">
        <w:t xml:space="preserve">previous approach to CPUE analysis and the </w:t>
      </w:r>
      <w:r>
        <w:t xml:space="preserve">plan for </w:t>
      </w:r>
      <w:r w:rsidR="00A42D8A">
        <w:t>the 202</w:t>
      </w:r>
      <w:r w:rsidR="0002541D">
        <w:t>1</w:t>
      </w:r>
      <w:r w:rsidR="00A42D8A">
        <w:t xml:space="preserve"> assessment </w:t>
      </w:r>
      <w:r>
        <w:t>was provided by Tiffany Vidal Cunningham</w:t>
      </w:r>
      <w:r w:rsidR="00A42D8A">
        <w:t>.</w:t>
      </w:r>
    </w:p>
    <w:p w14:paraId="52FC921F" w14:textId="5079DA46" w:rsidR="005F41AB" w:rsidRPr="005F41AB" w:rsidRDefault="00A42D8A" w:rsidP="005F41AB">
      <w:pPr>
        <w:spacing w:after="0" w:line="288" w:lineRule="auto"/>
        <w:jc w:val="left"/>
        <w:textAlignment w:val="baseline"/>
        <w:rPr>
          <w:color w:val="0D0D0D" w:themeColor="text1" w:themeTint="F2"/>
        </w:rPr>
      </w:pPr>
      <w:r>
        <w:t>The 202</w:t>
      </w:r>
      <w:r w:rsidR="0002541D">
        <w:t>1</w:t>
      </w:r>
      <w:r>
        <w:t xml:space="preserve"> assessment will apply </w:t>
      </w:r>
      <w:r w:rsidR="001978C5">
        <w:t xml:space="preserve">the </w:t>
      </w:r>
      <w:r w:rsidR="000A6088">
        <w:t xml:space="preserve">R </w:t>
      </w:r>
      <w:r w:rsidR="001978C5">
        <w:t xml:space="preserve">VAST </w:t>
      </w:r>
      <w:r w:rsidR="000A6088">
        <w:t>package</w:t>
      </w:r>
      <w:r w:rsidR="005F41AB">
        <w:t xml:space="preserve"> to conduct a s</w:t>
      </w:r>
      <w:r w:rsidR="001978C5" w:rsidRPr="001978C5">
        <w:t>patiotemporal delta-gamma GLM from 1960-2019</w:t>
      </w:r>
      <w:r w:rsidR="006957D0">
        <w:t xml:space="preserve"> to model CPUE</w:t>
      </w:r>
      <w:r w:rsidR="001978C5">
        <w:t>.</w:t>
      </w:r>
      <w:r w:rsidR="006957D0">
        <w:t xml:space="preserve"> S</w:t>
      </w:r>
      <w:r w:rsidR="001978C5" w:rsidRPr="001978C5">
        <w:t xml:space="preserve">plitting the time series </w:t>
      </w:r>
      <w:r w:rsidR="005F41AB">
        <w:t>at</w:t>
      </w:r>
      <w:r w:rsidR="001978C5" w:rsidRPr="001978C5">
        <w:t xml:space="preserve"> 1994 (with 1-2 years overlap)</w:t>
      </w:r>
      <w:r w:rsidR="005F41AB">
        <w:t xml:space="preserve"> due to change in gear types, especially by the Japanese fleet</w:t>
      </w:r>
      <w:r w:rsidR="006957D0">
        <w:t>, will be explored</w:t>
      </w:r>
      <w:r w:rsidR="001978C5">
        <w:t xml:space="preserve">. </w:t>
      </w:r>
      <w:r w:rsidR="001978C5" w:rsidRPr="001978C5">
        <w:t xml:space="preserve">Will </w:t>
      </w:r>
      <w:r w:rsidR="006957D0">
        <w:t xml:space="preserve">also </w:t>
      </w:r>
      <w:r w:rsidR="001978C5" w:rsidRPr="001978C5">
        <w:t xml:space="preserve">explore sensitivity of indices to </w:t>
      </w:r>
      <w:r w:rsidR="006957D0">
        <w:t xml:space="preserve">number of </w:t>
      </w:r>
      <w:r w:rsidR="001978C5" w:rsidRPr="001978C5">
        <w:t>knots, using bilinear interpolation</w:t>
      </w:r>
      <w:r w:rsidR="001978C5">
        <w:t>.</w:t>
      </w:r>
      <w:r w:rsidR="005F41AB">
        <w:t xml:space="preserve"> Proposed </w:t>
      </w:r>
      <w:r w:rsidR="005F41AB" w:rsidRPr="005F41AB">
        <w:rPr>
          <w:color w:val="0D0D0D" w:themeColor="text1" w:themeTint="F2"/>
        </w:rPr>
        <w:t xml:space="preserve">covariates include: </w:t>
      </w:r>
    </w:p>
    <w:p w14:paraId="1164C926" w14:textId="1DF17404" w:rsidR="005F41AB" w:rsidRPr="005F41AB" w:rsidRDefault="005F41AB" w:rsidP="00616D80">
      <w:pPr>
        <w:pStyle w:val="ListParagraph"/>
        <w:numPr>
          <w:ilvl w:val="0"/>
          <w:numId w:val="18"/>
        </w:numPr>
        <w:spacing w:after="0" w:line="288" w:lineRule="auto"/>
        <w:jc w:val="left"/>
        <w:textAlignment w:val="baseline"/>
        <w:rPr>
          <w:rFonts w:eastAsia="Times New Roman" w:cstheme="minorHAnsi"/>
          <w:color w:val="0D0D0D" w:themeColor="text1" w:themeTint="F2"/>
          <w:sz w:val="20"/>
          <w:szCs w:val="20"/>
          <w:lang w:val="en-AU" w:eastAsia="en-AU"/>
        </w:rPr>
      </w:pPr>
      <w:r w:rsidRPr="005F41AB">
        <w:rPr>
          <w:rFonts w:eastAsia="Calibri" w:cstheme="minorHAnsi"/>
          <w:color w:val="0D0D0D" w:themeColor="text1" w:themeTint="F2"/>
          <w:kern w:val="24"/>
          <w:sz w:val="20"/>
          <w:szCs w:val="20"/>
          <w:lang w:val="en-AU" w:eastAsia="en-AU"/>
        </w:rPr>
        <w:t>YrQtr (index)</w:t>
      </w:r>
    </w:p>
    <w:p w14:paraId="62856C9A" w14:textId="1E15A6C0" w:rsidR="005F41AB" w:rsidRPr="005F41AB" w:rsidRDefault="005F41AB" w:rsidP="00616D80">
      <w:pPr>
        <w:pStyle w:val="ListParagraph"/>
        <w:numPr>
          <w:ilvl w:val="0"/>
          <w:numId w:val="17"/>
        </w:numPr>
        <w:spacing w:after="0" w:line="288" w:lineRule="auto"/>
        <w:jc w:val="left"/>
        <w:textAlignment w:val="baseline"/>
        <w:rPr>
          <w:rFonts w:eastAsia="Times New Roman" w:cstheme="minorHAnsi"/>
          <w:color w:val="0D0D0D" w:themeColor="text1" w:themeTint="F2"/>
          <w:lang w:val="en-AU" w:eastAsia="en-AU"/>
        </w:rPr>
      </w:pPr>
      <w:r w:rsidRPr="005F41AB">
        <w:rPr>
          <w:rFonts w:eastAsia="Calibri" w:cstheme="minorHAnsi"/>
          <w:color w:val="0D0D0D" w:themeColor="text1" w:themeTint="F2"/>
          <w:kern w:val="24"/>
          <w:lang w:val="en-AU" w:eastAsia="en-AU"/>
        </w:rPr>
        <w:t>Targeting cluster done at ‘trip’ level: flag, 5x5, month</w:t>
      </w:r>
    </w:p>
    <w:p w14:paraId="33A439D2" w14:textId="77777777" w:rsidR="005F41AB" w:rsidRPr="005F41AB" w:rsidRDefault="005F41AB" w:rsidP="00616D80">
      <w:pPr>
        <w:pStyle w:val="ListParagraph"/>
        <w:numPr>
          <w:ilvl w:val="1"/>
          <w:numId w:val="17"/>
        </w:numPr>
        <w:spacing w:after="0" w:line="288" w:lineRule="auto"/>
        <w:jc w:val="left"/>
        <w:textAlignment w:val="baseline"/>
        <w:rPr>
          <w:rFonts w:eastAsia="Times New Roman" w:cstheme="minorHAnsi"/>
          <w:color w:val="0D0D0D" w:themeColor="text1" w:themeTint="F2"/>
          <w:lang w:val="en-AU" w:eastAsia="en-AU"/>
        </w:rPr>
      </w:pPr>
      <w:r w:rsidRPr="005F41AB">
        <w:rPr>
          <w:rFonts w:eastAsia="Calibri" w:cstheme="minorHAnsi"/>
          <w:color w:val="0D0D0D" w:themeColor="text1" w:themeTint="F2"/>
          <w:kern w:val="24"/>
          <w:lang w:val="en-AU" w:eastAsia="en-AU"/>
        </w:rPr>
        <w:t>3 clusters across full spatial domain – ALB, YFT, BET</w:t>
      </w:r>
    </w:p>
    <w:p w14:paraId="3E4AFA04" w14:textId="77777777" w:rsidR="005F41AB" w:rsidRPr="005F41AB" w:rsidRDefault="005F41AB" w:rsidP="00616D80">
      <w:pPr>
        <w:pStyle w:val="ListParagraph"/>
        <w:numPr>
          <w:ilvl w:val="0"/>
          <w:numId w:val="17"/>
        </w:numPr>
        <w:spacing w:after="0" w:line="288" w:lineRule="auto"/>
        <w:jc w:val="left"/>
        <w:textAlignment w:val="baseline"/>
        <w:rPr>
          <w:rFonts w:eastAsia="Times New Roman" w:cstheme="minorHAnsi"/>
          <w:color w:val="0D0D0D" w:themeColor="text1" w:themeTint="F2"/>
          <w:lang w:val="en-AU" w:eastAsia="en-AU"/>
        </w:rPr>
      </w:pPr>
      <w:r w:rsidRPr="005F41AB">
        <w:rPr>
          <w:rFonts w:eastAsia="Calibri" w:cstheme="minorHAnsi"/>
          <w:color w:val="0D0D0D" w:themeColor="text1" w:themeTint="F2"/>
          <w:kern w:val="24"/>
          <w:lang w:val="en-AU" w:eastAsia="en-AU"/>
        </w:rPr>
        <w:t>Vessel id (random effect)</w:t>
      </w:r>
    </w:p>
    <w:p w14:paraId="5D66454A" w14:textId="77777777" w:rsidR="005F41AB" w:rsidRPr="005F41AB" w:rsidRDefault="005F41AB" w:rsidP="00616D80">
      <w:pPr>
        <w:pStyle w:val="ListParagraph"/>
        <w:numPr>
          <w:ilvl w:val="0"/>
          <w:numId w:val="17"/>
        </w:numPr>
        <w:spacing w:after="0" w:line="288" w:lineRule="auto"/>
        <w:jc w:val="left"/>
        <w:textAlignment w:val="baseline"/>
        <w:rPr>
          <w:rFonts w:eastAsia="Times New Roman" w:cstheme="minorHAnsi"/>
          <w:color w:val="0D0D0D" w:themeColor="text1" w:themeTint="F2"/>
          <w:lang w:val="en-AU" w:eastAsia="en-AU"/>
        </w:rPr>
      </w:pPr>
      <w:r w:rsidRPr="005F41AB">
        <w:rPr>
          <w:rFonts w:eastAsia="Calibri" w:cstheme="minorHAnsi"/>
          <w:color w:val="0D0D0D" w:themeColor="text1" w:themeTint="F2"/>
          <w:kern w:val="24"/>
          <w:lang w:val="en-AU" w:eastAsia="en-AU"/>
        </w:rPr>
        <w:t>Flag state and fleet category (DWFN, PICT, AU/NZ)</w:t>
      </w:r>
    </w:p>
    <w:p w14:paraId="377D1FEB" w14:textId="77777777" w:rsidR="005F41AB" w:rsidRPr="005F41AB" w:rsidRDefault="005F41AB" w:rsidP="00616D80">
      <w:pPr>
        <w:pStyle w:val="ListParagraph"/>
        <w:numPr>
          <w:ilvl w:val="0"/>
          <w:numId w:val="17"/>
        </w:numPr>
        <w:spacing w:after="0" w:line="288" w:lineRule="auto"/>
        <w:jc w:val="left"/>
        <w:textAlignment w:val="baseline"/>
        <w:rPr>
          <w:rFonts w:eastAsia="Times New Roman" w:cstheme="minorHAnsi"/>
          <w:color w:val="0D0D0D" w:themeColor="text1" w:themeTint="F2"/>
          <w:lang w:val="en-AU" w:eastAsia="en-AU"/>
        </w:rPr>
      </w:pPr>
      <w:r w:rsidRPr="005F41AB">
        <w:rPr>
          <w:rFonts w:eastAsia="Calibri" w:cstheme="minorHAnsi"/>
          <w:color w:val="0D0D0D" w:themeColor="text1" w:themeTint="F2"/>
          <w:kern w:val="24"/>
          <w:lang w:val="en-AU" w:eastAsia="en-AU"/>
        </w:rPr>
        <w:t>O</w:t>
      </w:r>
      <w:r w:rsidRPr="005F41AB">
        <w:rPr>
          <w:rFonts w:eastAsia="Calibri" w:cstheme="minorHAnsi"/>
          <w:color w:val="0D0D0D" w:themeColor="text1" w:themeTint="F2"/>
          <w:kern w:val="24"/>
          <w:vertAlign w:val="subscript"/>
          <w:lang w:val="en-AU" w:eastAsia="en-AU"/>
        </w:rPr>
        <w:t>2</w:t>
      </w:r>
      <w:r w:rsidRPr="005F41AB">
        <w:rPr>
          <w:rFonts w:eastAsia="Calibri" w:cstheme="minorHAnsi"/>
          <w:color w:val="0D0D0D" w:themeColor="text1" w:themeTint="F2"/>
          <w:kern w:val="24"/>
          <w:lang w:val="en-AU" w:eastAsia="en-AU"/>
        </w:rPr>
        <w:t xml:space="preserve"> at 200m as catchability covariate</w:t>
      </w:r>
    </w:p>
    <w:p w14:paraId="563E53C2" w14:textId="77777777" w:rsidR="005F41AB" w:rsidRPr="005F41AB" w:rsidRDefault="005F41AB" w:rsidP="00616D80">
      <w:pPr>
        <w:pStyle w:val="ListParagraph"/>
        <w:numPr>
          <w:ilvl w:val="0"/>
          <w:numId w:val="17"/>
        </w:numPr>
        <w:spacing w:after="0" w:line="288" w:lineRule="auto"/>
        <w:jc w:val="left"/>
        <w:textAlignment w:val="baseline"/>
        <w:rPr>
          <w:rFonts w:eastAsia="Times New Roman" w:cstheme="minorHAnsi"/>
          <w:color w:val="0D0D0D" w:themeColor="text1" w:themeTint="F2"/>
          <w:lang w:val="en-AU" w:eastAsia="en-AU"/>
        </w:rPr>
      </w:pPr>
      <w:r w:rsidRPr="005F41AB">
        <w:rPr>
          <w:rFonts w:eastAsia="Calibri" w:cstheme="minorHAnsi"/>
          <w:color w:val="0D0D0D" w:themeColor="text1" w:themeTint="F2"/>
          <w:kern w:val="24"/>
          <w:lang w:val="en-AU" w:eastAsia="en-AU"/>
        </w:rPr>
        <w:t>Sea surface height (proxy for fronts) as density covariate</w:t>
      </w:r>
    </w:p>
    <w:p w14:paraId="4C27C20F" w14:textId="767FA054" w:rsidR="00A42D8A" w:rsidRDefault="005F41AB" w:rsidP="005F41AB">
      <w:pPr>
        <w:rPr>
          <w:color w:val="0D0D0D" w:themeColor="text1" w:themeTint="F2"/>
        </w:rPr>
      </w:pPr>
      <w:r>
        <w:rPr>
          <w:color w:val="0D0D0D" w:themeColor="text1" w:themeTint="F2"/>
        </w:rPr>
        <w:t>Other considerations</w:t>
      </w:r>
      <w:r w:rsidR="005F67B7">
        <w:rPr>
          <w:color w:val="0D0D0D" w:themeColor="text1" w:themeTint="F2"/>
        </w:rPr>
        <w:t>, include</w:t>
      </w:r>
      <w:r w:rsidR="006957D0">
        <w:rPr>
          <w:color w:val="0D0D0D" w:themeColor="text1" w:themeTint="F2"/>
        </w:rPr>
        <w:t xml:space="preserve">: </w:t>
      </w:r>
      <w:r>
        <w:rPr>
          <w:color w:val="0D0D0D" w:themeColor="text1" w:themeTint="F2"/>
        </w:rPr>
        <w:t>s</w:t>
      </w:r>
      <w:r w:rsidRPr="005F41AB">
        <w:rPr>
          <w:color w:val="0D0D0D" w:themeColor="text1" w:themeTint="F2"/>
        </w:rPr>
        <w:t xml:space="preserve">plitting time series </w:t>
      </w:r>
      <w:r w:rsidR="005F67B7">
        <w:rPr>
          <w:color w:val="0D0D0D" w:themeColor="text1" w:themeTint="F2"/>
        </w:rPr>
        <w:t xml:space="preserve">to </w:t>
      </w:r>
      <w:r w:rsidRPr="005F41AB">
        <w:rPr>
          <w:color w:val="0D0D0D" w:themeColor="text1" w:themeTint="F2"/>
        </w:rPr>
        <w:t>enable use of vessel id (recent time period)</w:t>
      </w:r>
      <w:r>
        <w:rPr>
          <w:color w:val="0D0D0D" w:themeColor="text1" w:themeTint="F2"/>
        </w:rPr>
        <w:t>, f</w:t>
      </w:r>
      <w:r w:rsidRPr="005F41AB">
        <w:rPr>
          <w:color w:val="0D0D0D" w:themeColor="text1" w:themeTint="F2"/>
        </w:rPr>
        <w:t xml:space="preserve">lag as covariate – </w:t>
      </w:r>
      <w:r w:rsidR="006957D0">
        <w:rPr>
          <w:color w:val="0D0D0D" w:themeColor="text1" w:themeTint="F2"/>
        </w:rPr>
        <w:t xml:space="preserve">we </w:t>
      </w:r>
      <w:r w:rsidRPr="005F41AB">
        <w:rPr>
          <w:color w:val="0D0D0D" w:themeColor="text1" w:themeTint="F2"/>
        </w:rPr>
        <w:t>will re-evaluate, along with fleet category</w:t>
      </w:r>
      <w:r>
        <w:rPr>
          <w:color w:val="0D0D0D" w:themeColor="text1" w:themeTint="F2"/>
        </w:rPr>
        <w:t>, and s</w:t>
      </w:r>
      <w:r w:rsidRPr="005F41AB">
        <w:rPr>
          <w:color w:val="0D0D0D" w:themeColor="text1" w:themeTint="F2"/>
        </w:rPr>
        <w:t xml:space="preserve">ubsampling with vessel id – </w:t>
      </w:r>
      <w:r w:rsidR="006957D0">
        <w:rPr>
          <w:color w:val="0D0D0D" w:themeColor="text1" w:themeTint="F2"/>
        </w:rPr>
        <w:t xml:space="preserve">also </w:t>
      </w:r>
      <w:r w:rsidRPr="005F41AB">
        <w:rPr>
          <w:color w:val="0D0D0D" w:themeColor="text1" w:themeTint="F2"/>
        </w:rPr>
        <w:t>impose additional filtering to ensure reasonable coverage by vessel</w:t>
      </w:r>
      <w:r w:rsidR="005F67B7">
        <w:rPr>
          <w:color w:val="0D0D0D" w:themeColor="text1" w:themeTint="F2"/>
        </w:rPr>
        <w:t>s</w:t>
      </w:r>
      <w:r>
        <w:rPr>
          <w:color w:val="0D0D0D" w:themeColor="text1" w:themeTint="F2"/>
        </w:rPr>
        <w:t>.</w:t>
      </w:r>
    </w:p>
    <w:p w14:paraId="7BF0E84E" w14:textId="46098D7A" w:rsidR="005F41AB" w:rsidRDefault="005F41AB" w:rsidP="005F41AB">
      <w:pPr>
        <w:rPr>
          <w:color w:val="0D0D0D" w:themeColor="text1" w:themeTint="F2"/>
        </w:rPr>
      </w:pPr>
      <w:r>
        <w:rPr>
          <w:color w:val="0D0D0D" w:themeColor="text1" w:themeTint="F2"/>
        </w:rPr>
        <w:t>Presentation of the spatial-temporal patterns in catch and effort were presented. Key points included:</w:t>
      </w:r>
      <w:r w:rsidR="003F1C13">
        <w:rPr>
          <w:color w:val="0D0D0D" w:themeColor="text1" w:themeTint="F2"/>
        </w:rPr>
        <w:t xml:space="preserve"> </w:t>
      </w:r>
    </w:p>
    <w:p w14:paraId="67EC2A0F" w14:textId="2B510EF0" w:rsidR="003F1C13" w:rsidRDefault="003F1C13" w:rsidP="00616D80">
      <w:pPr>
        <w:pStyle w:val="ListParagraph"/>
        <w:numPr>
          <w:ilvl w:val="0"/>
          <w:numId w:val="19"/>
        </w:numPr>
        <w:rPr>
          <w:color w:val="0D0D0D" w:themeColor="text1" w:themeTint="F2"/>
        </w:rPr>
      </w:pPr>
      <w:r w:rsidRPr="003F1C13">
        <w:rPr>
          <w:color w:val="0D0D0D" w:themeColor="text1" w:themeTint="F2"/>
        </w:rPr>
        <w:t xml:space="preserve">Increased catch and effort </w:t>
      </w:r>
      <w:r w:rsidR="00522DD1">
        <w:rPr>
          <w:color w:val="0D0D0D" w:themeColor="text1" w:themeTint="F2"/>
        </w:rPr>
        <w:t xml:space="preserve">in the </w:t>
      </w:r>
      <w:r w:rsidRPr="003F1C13">
        <w:rPr>
          <w:color w:val="0D0D0D" w:themeColor="text1" w:themeTint="F2"/>
        </w:rPr>
        <w:t>south</w:t>
      </w:r>
      <w:r w:rsidR="00522DD1">
        <w:rPr>
          <w:color w:val="0D0D0D" w:themeColor="text1" w:themeTint="F2"/>
        </w:rPr>
        <w:t>-</w:t>
      </w:r>
      <w:r w:rsidRPr="003F1C13">
        <w:rPr>
          <w:color w:val="0D0D0D" w:themeColor="text1" w:themeTint="F2"/>
        </w:rPr>
        <w:t>central Pacific, especially in the EPO from 2000.</w:t>
      </w:r>
    </w:p>
    <w:p w14:paraId="37BDCF63" w14:textId="3E462D1A" w:rsidR="003F1C13" w:rsidRDefault="003F1C13" w:rsidP="00616D80">
      <w:pPr>
        <w:pStyle w:val="ListParagraph"/>
        <w:numPr>
          <w:ilvl w:val="0"/>
          <w:numId w:val="19"/>
        </w:numPr>
        <w:rPr>
          <w:color w:val="0D0D0D" w:themeColor="text1" w:themeTint="F2"/>
        </w:rPr>
      </w:pPr>
      <w:r>
        <w:rPr>
          <w:color w:val="0D0D0D" w:themeColor="text1" w:themeTint="F2"/>
        </w:rPr>
        <w:t>Clear quarterly spatial patterns of catch, effort and CPUE, with higher levels in the WCPO between 25</w:t>
      </w:r>
      <w:r w:rsidR="005F67B7">
        <w:rPr>
          <w:rFonts w:cstheme="minorHAnsi"/>
          <w:color w:val="0D0D0D" w:themeColor="text1" w:themeTint="F2"/>
        </w:rPr>
        <w:t>°</w:t>
      </w:r>
      <w:r w:rsidR="005F67B7">
        <w:rPr>
          <w:color w:val="0D0D0D" w:themeColor="text1" w:themeTint="F2"/>
        </w:rPr>
        <w:t xml:space="preserve"> S </w:t>
      </w:r>
      <w:r w:rsidR="00522DD1">
        <w:rPr>
          <w:color w:val="0D0D0D" w:themeColor="text1" w:themeTint="F2"/>
        </w:rPr>
        <w:t>-</w:t>
      </w:r>
      <w:r w:rsidR="005F67B7">
        <w:rPr>
          <w:color w:val="0D0D0D" w:themeColor="text1" w:themeTint="F2"/>
        </w:rPr>
        <w:t xml:space="preserve"> </w:t>
      </w:r>
      <w:r w:rsidR="00522DD1">
        <w:rPr>
          <w:color w:val="0D0D0D" w:themeColor="text1" w:themeTint="F2"/>
        </w:rPr>
        <w:t>40</w:t>
      </w:r>
      <w:bookmarkStart w:id="955" w:name="_Hlk75356671"/>
      <w:r>
        <w:rPr>
          <w:rFonts w:cstheme="minorHAnsi"/>
          <w:color w:val="0D0D0D" w:themeColor="text1" w:themeTint="F2"/>
        </w:rPr>
        <w:t>°</w:t>
      </w:r>
      <w:r>
        <w:rPr>
          <w:color w:val="0D0D0D" w:themeColor="text1" w:themeTint="F2"/>
        </w:rPr>
        <w:t xml:space="preserve"> S </w:t>
      </w:r>
      <w:bookmarkEnd w:id="955"/>
      <w:r>
        <w:rPr>
          <w:color w:val="0D0D0D" w:themeColor="text1" w:themeTint="F2"/>
        </w:rPr>
        <w:t>(model region 3) in the second and third quarters.</w:t>
      </w:r>
    </w:p>
    <w:p w14:paraId="74EBD381" w14:textId="60231E16" w:rsidR="00B64BDC" w:rsidRDefault="00522DD1" w:rsidP="00616D80">
      <w:pPr>
        <w:pStyle w:val="ListParagraph"/>
        <w:numPr>
          <w:ilvl w:val="0"/>
          <w:numId w:val="19"/>
        </w:numPr>
        <w:rPr>
          <w:color w:val="0D0D0D" w:themeColor="text1" w:themeTint="F2"/>
        </w:rPr>
      </w:pPr>
      <w:r>
        <w:rPr>
          <w:color w:val="0D0D0D" w:themeColor="text1" w:themeTint="F2"/>
        </w:rPr>
        <w:t xml:space="preserve">Higher CPUE tends </w:t>
      </w:r>
      <w:r w:rsidR="006957D0">
        <w:rPr>
          <w:color w:val="0D0D0D" w:themeColor="text1" w:themeTint="F2"/>
        </w:rPr>
        <w:t xml:space="preserve">to </w:t>
      </w:r>
      <w:r>
        <w:rPr>
          <w:color w:val="0D0D0D" w:themeColor="text1" w:themeTint="F2"/>
        </w:rPr>
        <w:t>also occur in the latitude band from 25</w:t>
      </w:r>
      <w:r w:rsidR="005F67B7">
        <w:rPr>
          <w:rFonts w:cstheme="minorHAnsi"/>
          <w:color w:val="0D0D0D" w:themeColor="text1" w:themeTint="F2"/>
        </w:rPr>
        <w:t>°</w:t>
      </w:r>
      <w:r w:rsidR="005F67B7">
        <w:rPr>
          <w:color w:val="0D0D0D" w:themeColor="text1" w:themeTint="F2"/>
        </w:rPr>
        <w:t xml:space="preserve"> S </w:t>
      </w:r>
      <w:r>
        <w:rPr>
          <w:color w:val="0D0D0D" w:themeColor="text1" w:themeTint="F2"/>
        </w:rPr>
        <w:t>-</w:t>
      </w:r>
      <w:r w:rsidR="005F67B7">
        <w:rPr>
          <w:color w:val="0D0D0D" w:themeColor="text1" w:themeTint="F2"/>
        </w:rPr>
        <w:t xml:space="preserve"> </w:t>
      </w:r>
      <w:r>
        <w:rPr>
          <w:color w:val="0D0D0D" w:themeColor="text1" w:themeTint="F2"/>
        </w:rPr>
        <w:t>40</w:t>
      </w:r>
      <w:r>
        <w:rPr>
          <w:rFonts w:cstheme="minorHAnsi"/>
          <w:color w:val="0D0D0D" w:themeColor="text1" w:themeTint="F2"/>
        </w:rPr>
        <w:t>°</w:t>
      </w:r>
      <w:r>
        <w:rPr>
          <w:color w:val="0D0D0D" w:themeColor="text1" w:themeTint="F2"/>
        </w:rPr>
        <w:t xml:space="preserve"> S.</w:t>
      </w:r>
    </w:p>
    <w:p w14:paraId="77856CFD" w14:textId="6D025748" w:rsidR="003F1C13" w:rsidRDefault="00522DD1" w:rsidP="00B64BDC">
      <w:pPr>
        <w:rPr>
          <w:rFonts w:cstheme="minorHAnsi"/>
          <w:color w:val="0D0D0D" w:themeColor="text1" w:themeTint="F2"/>
        </w:rPr>
      </w:pPr>
      <w:r w:rsidRPr="00B64BDC">
        <w:rPr>
          <w:color w:val="0D0D0D" w:themeColor="text1" w:themeTint="F2"/>
        </w:rPr>
        <w:t>Data o</w:t>
      </w:r>
      <w:r w:rsidR="006957D0">
        <w:rPr>
          <w:color w:val="0D0D0D" w:themeColor="text1" w:themeTint="F2"/>
        </w:rPr>
        <w:t xml:space="preserve">n </w:t>
      </w:r>
      <w:r w:rsidRPr="00B64BDC">
        <w:rPr>
          <w:color w:val="0D0D0D" w:themeColor="text1" w:themeTint="F2"/>
        </w:rPr>
        <w:t>oceanographic covariates w</w:t>
      </w:r>
      <w:r w:rsidR="006957D0">
        <w:rPr>
          <w:color w:val="0D0D0D" w:themeColor="text1" w:themeTint="F2"/>
        </w:rPr>
        <w:t>ere</w:t>
      </w:r>
      <w:r w:rsidRPr="00B64BDC">
        <w:rPr>
          <w:color w:val="0D0D0D" w:themeColor="text1" w:themeTint="F2"/>
        </w:rPr>
        <w:t xml:space="preserve"> presented: dissolved oxygen at 200</w:t>
      </w:r>
      <w:r w:rsidR="005F67B7">
        <w:rPr>
          <w:color w:val="0D0D0D" w:themeColor="text1" w:themeTint="F2"/>
        </w:rPr>
        <w:t xml:space="preserve"> </w:t>
      </w:r>
      <w:r w:rsidRPr="00B64BDC">
        <w:rPr>
          <w:color w:val="0D0D0D" w:themeColor="text1" w:themeTint="F2"/>
        </w:rPr>
        <w:t>m, sea surface height (as a proxy for fronts, acknowledg</w:t>
      </w:r>
      <w:r w:rsidR="00933ABC">
        <w:rPr>
          <w:color w:val="0D0D0D" w:themeColor="text1" w:themeTint="F2"/>
        </w:rPr>
        <w:t xml:space="preserve">ing various </w:t>
      </w:r>
      <w:r w:rsidRPr="00B64BDC">
        <w:rPr>
          <w:color w:val="0D0D0D" w:themeColor="text1" w:themeTint="F2"/>
        </w:rPr>
        <w:t>caveats). Also</w:t>
      </w:r>
      <w:r w:rsidR="005F67B7">
        <w:rPr>
          <w:color w:val="0D0D0D" w:themeColor="text1" w:themeTint="F2"/>
        </w:rPr>
        <w:t>,</w:t>
      </w:r>
      <w:r w:rsidRPr="00B64BDC">
        <w:rPr>
          <w:color w:val="0D0D0D" w:themeColor="text1" w:themeTint="F2"/>
        </w:rPr>
        <w:t xml:space="preserve"> the 16</w:t>
      </w:r>
      <w:r w:rsidRPr="00B64BDC">
        <w:rPr>
          <w:rFonts w:cstheme="minorHAnsi"/>
          <w:color w:val="0D0D0D" w:themeColor="text1" w:themeTint="F2"/>
        </w:rPr>
        <w:t xml:space="preserve">°C sea surface temperature mask applied in the previous analysis to demarcate the region to </w:t>
      </w:r>
      <w:r w:rsidR="00B64BDC" w:rsidRPr="00B64BDC">
        <w:rPr>
          <w:rFonts w:cstheme="minorHAnsi"/>
          <w:color w:val="0D0D0D" w:themeColor="text1" w:themeTint="F2"/>
        </w:rPr>
        <w:t xml:space="preserve">be </w:t>
      </w:r>
      <w:r w:rsidRPr="00B64BDC">
        <w:rPr>
          <w:rFonts w:cstheme="minorHAnsi"/>
          <w:color w:val="0D0D0D" w:themeColor="text1" w:themeTint="F2"/>
        </w:rPr>
        <w:t>included in the CPUE predictions.</w:t>
      </w:r>
      <w:r w:rsidR="00B64BDC" w:rsidRPr="00B64BDC">
        <w:rPr>
          <w:rFonts w:cstheme="minorHAnsi"/>
          <w:color w:val="0D0D0D" w:themeColor="text1" w:themeTint="F2"/>
        </w:rPr>
        <w:t xml:space="preserve"> This would be applied in the new analysis</w:t>
      </w:r>
      <w:r w:rsidR="005F67B7">
        <w:rPr>
          <w:rFonts w:cstheme="minorHAnsi"/>
          <w:color w:val="0D0D0D" w:themeColor="text1" w:themeTint="F2"/>
        </w:rPr>
        <w:t>,</w:t>
      </w:r>
      <w:r w:rsidR="00B64BDC" w:rsidRPr="00B64BDC">
        <w:rPr>
          <w:rFonts w:cstheme="minorHAnsi"/>
          <w:color w:val="0D0D0D" w:themeColor="text1" w:themeTint="F2"/>
        </w:rPr>
        <w:t xml:space="preserve"> but </w:t>
      </w:r>
      <w:r w:rsidR="00933ABC">
        <w:rPr>
          <w:rFonts w:cstheme="minorHAnsi"/>
          <w:color w:val="0D0D0D" w:themeColor="text1" w:themeTint="F2"/>
        </w:rPr>
        <w:t>would</w:t>
      </w:r>
      <w:r w:rsidR="00B64BDC" w:rsidRPr="00B64BDC">
        <w:rPr>
          <w:rFonts w:cstheme="minorHAnsi"/>
          <w:color w:val="0D0D0D" w:themeColor="text1" w:themeTint="F2"/>
        </w:rPr>
        <w:t xml:space="preserve"> </w:t>
      </w:r>
      <w:r w:rsidR="00933ABC">
        <w:rPr>
          <w:rFonts w:cstheme="minorHAnsi"/>
          <w:color w:val="0D0D0D" w:themeColor="text1" w:themeTint="F2"/>
        </w:rPr>
        <w:t>consider</w:t>
      </w:r>
      <w:r w:rsidR="00B64BDC" w:rsidRPr="00B64BDC">
        <w:rPr>
          <w:rFonts w:cstheme="minorHAnsi"/>
          <w:color w:val="0D0D0D" w:themeColor="text1" w:themeTint="F2"/>
        </w:rPr>
        <w:t xml:space="preserve"> including the limited data outside the temperature masked zone.  </w:t>
      </w:r>
    </w:p>
    <w:p w14:paraId="41FFD80F" w14:textId="0DDB607E" w:rsidR="00473C1D" w:rsidRPr="00473C1D" w:rsidRDefault="00045948" w:rsidP="00B64BDC">
      <w:pPr>
        <w:rPr>
          <w:rFonts w:cstheme="minorHAnsi"/>
          <w:color w:val="0D0D0D" w:themeColor="text1" w:themeTint="F2"/>
        </w:rPr>
      </w:pPr>
      <w:r>
        <w:rPr>
          <w:rFonts w:cstheme="minorHAnsi"/>
          <w:color w:val="0D0D0D" w:themeColor="text1" w:themeTint="F2"/>
        </w:rPr>
        <w:t>Because of the lack of gear/vessel/bait covariates</w:t>
      </w:r>
      <w:r w:rsidR="00933ABC">
        <w:rPr>
          <w:rFonts w:cstheme="minorHAnsi"/>
          <w:color w:val="0D0D0D" w:themeColor="text1" w:themeTint="F2"/>
        </w:rPr>
        <w:t>,</w:t>
      </w:r>
      <w:r>
        <w:rPr>
          <w:rFonts w:cstheme="minorHAnsi"/>
          <w:color w:val="0D0D0D" w:themeColor="text1" w:themeTint="F2"/>
        </w:rPr>
        <w:t xml:space="preserve"> targeting cluster would be used to account for variation in fishing operations in the CPUE model.</w:t>
      </w:r>
      <w:r w:rsidR="00473C1D">
        <w:rPr>
          <w:rFonts w:cstheme="minorHAnsi"/>
          <w:color w:val="0D0D0D" w:themeColor="text1" w:themeTint="F2"/>
        </w:rPr>
        <w:t xml:space="preserve"> Results of applying the K-means clustering algorithm were presented showing three targeting clusters that appear to represent: albacore, yellowfin, and bigeye tuna targeting. Some concern </w:t>
      </w:r>
      <w:r w:rsidR="00933ABC">
        <w:rPr>
          <w:rFonts w:cstheme="minorHAnsi"/>
          <w:color w:val="0D0D0D" w:themeColor="text1" w:themeTint="F2"/>
        </w:rPr>
        <w:t xml:space="preserve">was </w:t>
      </w:r>
      <w:r w:rsidR="00473C1D">
        <w:rPr>
          <w:rFonts w:cstheme="minorHAnsi"/>
          <w:color w:val="0D0D0D" w:themeColor="text1" w:themeTint="F2"/>
        </w:rPr>
        <w:t>expressed that the patterns in target cluster m</w:t>
      </w:r>
      <w:r w:rsidR="005F67B7">
        <w:rPr>
          <w:rFonts w:cstheme="minorHAnsi"/>
          <w:color w:val="0D0D0D" w:themeColor="text1" w:themeTint="F2"/>
        </w:rPr>
        <w:t>a</w:t>
      </w:r>
      <w:r w:rsidR="00473C1D">
        <w:rPr>
          <w:rFonts w:cstheme="minorHAnsi"/>
          <w:color w:val="0D0D0D" w:themeColor="text1" w:themeTint="F2"/>
        </w:rPr>
        <w:t xml:space="preserve">y reflect species distribution more so than gear effects (i.e., density v catchability affects), but </w:t>
      </w:r>
      <w:r w:rsidR="00933ABC">
        <w:rPr>
          <w:rFonts w:cstheme="minorHAnsi"/>
          <w:color w:val="0D0D0D" w:themeColor="text1" w:themeTint="F2"/>
        </w:rPr>
        <w:t xml:space="preserve">it is </w:t>
      </w:r>
      <w:r w:rsidR="00473C1D">
        <w:rPr>
          <w:rFonts w:cstheme="minorHAnsi"/>
          <w:color w:val="0D0D0D" w:themeColor="text1" w:themeTint="F2"/>
        </w:rPr>
        <w:t>still consider</w:t>
      </w:r>
      <w:r w:rsidR="00933ABC">
        <w:rPr>
          <w:rFonts w:cstheme="minorHAnsi"/>
          <w:color w:val="0D0D0D" w:themeColor="text1" w:themeTint="F2"/>
        </w:rPr>
        <w:t>ed</w:t>
      </w:r>
      <w:r w:rsidR="00473C1D">
        <w:rPr>
          <w:rFonts w:cstheme="minorHAnsi"/>
          <w:color w:val="0D0D0D" w:themeColor="text1" w:themeTint="F2"/>
        </w:rPr>
        <w:t xml:space="preserve"> a worthwhile covariate, especially for </w:t>
      </w:r>
      <w:r w:rsidR="00933ABC">
        <w:rPr>
          <w:rFonts w:cstheme="minorHAnsi"/>
          <w:color w:val="0D0D0D" w:themeColor="text1" w:themeTint="F2"/>
        </w:rPr>
        <w:t xml:space="preserve">the </w:t>
      </w:r>
      <w:r w:rsidR="00473C1D">
        <w:rPr>
          <w:rFonts w:cstheme="minorHAnsi"/>
          <w:color w:val="0D0D0D" w:themeColor="text1" w:themeTint="F2"/>
        </w:rPr>
        <w:t>EPO</w:t>
      </w:r>
      <w:r w:rsidR="00933ABC">
        <w:rPr>
          <w:rFonts w:cstheme="minorHAnsi"/>
          <w:color w:val="0D0D0D" w:themeColor="text1" w:themeTint="F2"/>
        </w:rPr>
        <w:t>. It was</w:t>
      </w:r>
      <w:r w:rsidR="00473C1D">
        <w:rPr>
          <w:rFonts w:cstheme="minorHAnsi"/>
          <w:color w:val="0D0D0D" w:themeColor="text1" w:themeTint="F2"/>
        </w:rPr>
        <w:t xml:space="preserve"> also noted </w:t>
      </w:r>
      <w:r w:rsidR="00933ABC">
        <w:rPr>
          <w:rFonts w:cstheme="minorHAnsi"/>
          <w:color w:val="0D0D0D" w:themeColor="text1" w:themeTint="F2"/>
        </w:rPr>
        <w:t>that</w:t>
      </w:r>
      <w:r w:rsidR="00473C1D">
        <w:rPr>
          <w:rFonts w:cstheme="minorHAnsi"/>
          <w:color w:val="0D0D0D" w:themeColor="text1" w:themeTint="F2"/>
        </w:rPr>
        <w:t xml:space="preserve"> increased targeting of albacore</w:t>
      </w:r>
      <w:r w:rsidR="00933ABC">
        <w:rPr>
          <w:rFonts w:cstheme="minorHAnsi"/>
          <w:color w:val="0D0D0D" w:themeColor="text1" w:themeTint="F2"/>
        </w:rPr>
        <w:t xml:space="preserve"> was apparent in recent years</w:t>
      </w:r>
      <w:r w:rsidR="00473C1D">
        <w:rPr>
          <w:rFonts w:cstheme="minorHAnsi"/>
          <w:color w:val="0D0D0D" w:themeColor="text1" w:themeTint="F2"/>
        </w:rPr>
        <w:t>.</w:t>
      </w:r>
    </w:p>
    <w:p w14:paraId="6CC078A7" w14:textId="56130CAC" w:rsidR="00473C1D" w:rsidRDefault="00473C1D" w:rsidP="005F41AB">
      <w:pPr>
        <w:rPr>
          <w:color w:val="0D0D0D" w:themeColor="text1" w:themeTint="F2"/>
        </w:rPr>
      </w:pPr>
      <w:r>
        <w:rPr>
          <w:color w:val="0D0D0D" w:themeColor="text1" w:themeTint="F2"/>
        </w:rPr>
        <w:t xml:space="preserve">Results of initial model exploration with low sampling rates </w:t>
      </w:r>
      <w:r w:rsidR="00933ABC">
        <w:rPr>
          <w:color w:val="0D0D0D" w:themeColor="text1" w:themeTint="F2"/>
        </w:rPr>
        <w:t xml:space="preserve">were </w:t>
      </w:r>
      <w:r>
        <w:rPr>
          <w:color w:val="0D0D0D" w:themeColor="text1" w:themeTint="F2"/>
        </w:rPr>
        <w:t>shown and discussed.</w:t>
      </w:r>
      <w:r w:rsidR="000A6088">
        <w:rPr>
          <w:color w:val="0D0D0D" w:themeColor="text1" w:themeTint="F2"/>
        </w:rPr>
        <w:t xml:space="preserve"> Noting that the CPUE indices are used to inform regional weighting of abundance estimates, some preliminary comparisons of regional weightings for alternative standardisation models were presented. </w:t>
      </w:r>
      <w:r w:rsidR="006354FA">
        <w:rPr>
          <w:color w:val="0D0D0D" w:themeColor="text1" w:themeTint="F2"/>
        </w:rPr>
        <w:t xml:space="preserve">Some spatial biases in Darhma residual patterns </w:t>
      </w:r>
      <w:r w:rsidR="00933ABC">
        <w:rPr>
          <w:color w:val="0D0D0D" w:themeColor="text1" w:themeTint="F2"/>
        </w:rPr>
        <w:t xml:space="preserve">were </w:t>
      </w:r>
      <w:r w:rsidR="006354FA">
        <w:rPr>
          <w:color w:val="0D0D0D" w:themeColor="text1" w:themeTint="F2"/>
        </w:rPr>
        <w:t>detected for the initial models.</w:t>
      </w:r>
    </w:p>
    <w:p w14:paraId="795CE51B" w14:textId="5631285A" w:rsidR="006354FA" w:rsidRDefault="006354FA" w:rsidP="006354FA">
      <w:pPr>
        <w:rPr>
          <w:color w:val="0D0D0D" w:themeColor="text1" w:themeTint="F2"/>
        </w:rPr>
      </w:pPr>
      <w:r>
        <w:rPr>
          <w:color w:val="0D0D0D" w:themeColor="text1" w:themeTint="F2"/>
        </w:rPr>
        <w:t xml:space="preserve">Discussion points raised were: </w:t>
      </w:r>
      <w:r w:rsidR="00F03DA9">
        <w:rPr>
          <w:color w:val="0D0D0D" w:themeColor="text1" w:themeTint="F2"/>
        </w:rPr>
        <w:t>s</w:t>
      </w:r>
      <w:r w:rsidRPr="006354FA">
        <w:rPr>
          <w:color w:val="0D0D0D" w:themeColor="text1" w:themeTint="F2"/>
        </w:rPr>
        <w:t>plitting of the time series (1960-1995, 1994-201</w:t>
      </w:r>
      <w:r w:rsidR="00CA2F60">
        <w:rPr>
          <w:color w:val="0D0D0D" w:themeColor="text1" w:themeTint="F2"/>
        </w:rPr>
        <w:t>9</w:t>
      </w:r>
      <w:r>
        <w:rPr>
          <w:color w:val="0D0D0D" w:themeColor="text1" w:themeTint="F2"/>
        </w:rPr>
        <w:t xml:space="preserve">), </w:t>
      </w:r>
      <w:r w:rsidRPr="006354FA">
        <w:rPr>
          <w:color w:val="0D0D0D" w:themeColor="text1" w:themeTint="F2"/>
        </w:rPr>
        <w:t xml:space="preserve">SST </w:t>
      </w:r>
      <w:r w:rsidR="00CA2F60">
        <w:rPr>
          <w:color w:val="0D0D0D" w:themeColor="text1" w:themeTint="F2"/>
        </w:rPr>
        <w:t xml:space="preserve">mask </w:t>
      </w:r>
      <w:r w:rsidRPr="006354FA">
        <w:rPr>
          <w:color w:val="0D0D0D" w:themeColor="text1" w:themeTint="F2"/>
        </w:rPr>
        <w:t>treatment/exclusion – further exploration is warranted</w:t>
      </w:r>
      <w:r w:rsidR="00F03DA9">
        <w:rPr>
          <w:color w:val="0D0D0D" w:themeColor="text1" w:themeTint="F2"/>
        </w:rPr>
        <w:t>, t</w:t>
      </w:r>
      <w:r w:rsidRPr="006354FA">
        <w:rPr>
          <w:color w:val="0D0D0D" w:themeColor="text1" w:themeTint="F2"/>
        </w:rPr>
        <w:t>argeting cluster – (useful or inappropriate?)</w:t>
      </w:r>
      <w:r w:rsidR="00F03DA9">
        <w:rPr>
          <w:color w:val="0D0D0D" w:themeColor="text1" w:themeTint="F2"/>
        </w:rPr>
        <w:t xml:space="preserve">, </w:t>
      </w:r>
      <w:r w:rsidRPr="006354FA">
        <w:rPr>
          <w:color w:val="0D0D0D" w:themeColor="text1" w:themeTint="F2"/>
        </w:rPr>
        <w:t xml:space="preserve">additional gear/setting characteristics </w:t>
      </w:r>
      <w:r w:rsidR="00933ABC">
        <w:rPr>
          <w:color w:val="0D0D0D" w:themeColor="text1" w:themeTint="F2"/>
        </w:rPr>
        <w:t xml:space="preserve">and data collection </w:t>
      </w:r>
      <w:r w:rsidRPr="006354FA">
        <w:rPr>
          <w:color w:val="0D0D0D" w:themeColor="text1" w:themeTint="F2"/>
        </w:rPr>
        <w:t>we could prioritize for the future</w:t>
      </w:r>
      <w:r w:rsidR="00F03DA9">
        <w:rPr>
          <w:color w:val="0D0D0D" w:themeColor="text1" w:themeTint="F2"/>
        </w:rPr>
        <w:t>, o</w:t>
      </w:r>
      <w:r w:rsidRPr="006354FA">
        <w:rPr>
          <w:color w:val="0D0D0D" w:themeColor="text1" w:themeTint="F2"/>
        </w:rPr>
        <w:t>ceanography – variables of importance, metrics and resolution</w:t>
      </w:r>
      <w:r w:rsidR="00F03DA9">
        <w:rPr>
          <w:color w:val="0D0D0D" w:themeColor="text1" w:themeTint="F2"/>
        </w:rPr>
        <w:t>, and f</w:t>
      </w:r>
      <w:r w:rsidRPr="006354FA">
        <w:rPr>
          <w:color w:val="0D0D0D" w:themeColor="text1" w:themeTint="F2"/>
        </w:rPr>
        <w:t>uture considerations: length-based indices</w:t>
      </w:r>
      <w:r w:rsidR="00F03DA9">
        <w:rPr>
          <w:color w:val="0D0D0D" w:themeColor="text1" w:themeTint="F2"/>
        </w:rPr>
        <w:t>, follow-up on how and if these</w:t>
      </w:r>
      <w:r w:rsidR="00CA2F60">
        <w:rPr>
          <w:color w:val="0D0D0D" w:themeColor="text1" w:themeTint="F2"/>
        </w:rPr>
        <w:t xml:space="preserve"> are</w:t>
      </w:r>
      <w:r w:rsidR="00F03DA9">
        <w:rPr>
          <w:color w:val="0D0D0D" w:themeColor="text1" w:themeTint="F2"/>
        </w:rPr>
        <w:t xml:space="preserve"> feasible.</w:t>
      </w:r>
    </w:p>
    <w:p w14:paraId="3EAB2300" w14:textId="130D51CD" w:rsidR="004B06B9" w:rsidRPr="004B06B9" w:rsidRDefault="004B06B9" w:rsidP="006354FA">
      <w:pPr>
        <w:rPr>
          <w:b/>
          <w:bCs/>
          <w:color w:val="0D0D0D" w:themeColor="text1" w:themeTint="F2"/>
        </w:rPr>
      </w:pPr>
      <w:r w:rsidRPr="004B06B9">
        <w:rPr>
          <w:b/>
          <w:bCs/>
          <w:color w:val="0D0D0D" w:themeColor="text1" w:themeTint="F2"/>
        </w:rPr>
        <w:t>Comments and discussion:</w:t>
      </w:r>
    </w:p>
    <w:p w14:paraId="228C6B61" w14:textId="559A5B8C" w:rsidR="00CA2F60" w:rsidRPr="005F67B7" w:rsidRDefault="00CC4C8D" w:rsidP="00616D80">
      <w:pPr>
        <w:pStyle w:val="ListParagraph"/>
        <w:numPr>
          <w:ilvl w:val="0"/>
          <w:numId w:val="47"/>
        </w:numPr>
        <w:rPr>
          <w:b/>
          <w:bCs/>
          <w:i/>
          <w:iCs/>
          <w:color w:val="0D0D0D" w:themeColor="text1" w:themeTint="F2"/>
        </w:rPr>
      </w:pPr>
      <w:r w:rsidRPr="005F67B7">
        <w:rPr>
          <w:b/>
          <w:bCs/>
          <w:i/>
          <w:iCs/>
          <w:color w:val="0D0D0D" w:themeColor="text1" w:themeTint="F2"/>
        </w:rPr>
        <w:t>Comment on the importance of c</w:t>
      </w:r>
      <w:r w:rsidR="00CA2F60" w:rsidRPr="005F67B7">
        <w:rPr>
          <w:b/>
          <w:bCs/>
          <w:i/>
          <w:iCs/>
          <w:color w:val="0D0D0D" w:themeColor="text1" w:themeTint="F2"/>
        </w:rPr>
        <w:t xml:space="preserve">lustering </w:t>
      </w:r>
      <w:r w:rsidRPr="005F67B7">
        <w:rPr>
          <w:b/>
          <w:bCs/>
          <w:i/>
          <w:iCs/>
          <w:color w:val="0D0D0D" w:themeColor="text1" w:themeTint="F2"/>
        </w:rPr>
        <w:t xml:space="preserve">to account for </w:t>
      </w:r>
      <w:r w:rsidR="00CA2F60" w:rsidRPr="005F67B7">
        <w:rPr>
          <w:b/>
          <w:bCs/>
          <w:i/>
          <w:iCs/>
          <w:color w:val="0D0D0D" w:themeColor="text1" w:themeTint="F2"/>
        </w:rPr>
        <w:t>targeting changes</w:t>
      </w:r>
      <w:r w:rsidRPr="005F67B7">
        <w:rPr>
          <w:b/>
          <w:bCs/>
          <w:i/>
          <w:iCs/>
          <w:color w:val="0D0D0D" w:themeColor="text1" w:themeTint="F2"/>
        </w:rPr>
        <w:t xml:space="preserve"> overtime (i.e., when </w:t>
      </w:r>
      <w:r w:rsidR="00CA2F60" w:rsidRPr="005F67B7">
        <w:rPr>
          <w:b/>
          <w:bCs/>
          <w:i/>
          <w:iCs/>
          <w:color w:val="0D0D0D" w:themeColor="text1" w:themeTint="F2"/>
        </w:rPr>
        <w:t>cold freezer vessels</w:t>
      </w:r>
      <w:r w:rsidRPr="005F67B7">
        <w:rPr>
          <w:b/>
          <w:bCs/>
          <w:i/>
          <w:iCs/>
          <w:color w:val="0D0D0D" w:themeColor="text1" w:themeTint="F2"/>
        </w:rPr>
        <w:t xml:space="preserve"> came in and </w:t>
      </w:r>
      <w:r w:rsidR="00CA2F60" w:rsidRPr="005F67B7">
        <w:rPr>
          <w:b/>
          <w:bCs/>
          <w:i/>
          <w:iCs/>
          <w:color w:val="0D0D0D" w:themeColor="text1" w:themeTint="F2"/>
        </w:rPr>
        <w:t>tropica</w:t>
      </w:r>
      <w:r w:rsidRPr="005F67B7">
        <w:rPr>
          <w:b/>
          <w:bCs/>
          <w:i/>
          <w:iCs/>
          <w:color w:val="0D0D0D" w:themeColor="text1" w:themeTint="F2"/>
        </w:rPr>
        <w:t>l</w:t>
      </w:r>
      <w:r w:rsidR="00CA2F60" w:rsidRPr="005F67B7">
        <w:rPr>
          <w:b/>
          <w:bCs/>
          <w:i/>
          <w:iCs/>
          <w:color w:val="0D0D0D" w:themeColor="text1" w:themeTint="F2"/>
        </w:rPr>
        <w:t xml:space="preserve"> bigeye target</w:t>
      </w:r>
      <w:r w:rsidRPr="005F67B7">
        <w:rPr>
          <w:b/>
          <w:bCs/>
          <w:i/>
          <w:iCs/>
          <w:color w:val="0D0D0D" w:themeColor="text1" w:themeTint="F2"/>
        </w:rPr>
        <w:t>ing increased)</w:t>
      </w:r>
      <w:r w:rsidR="00CA2F60" w:rsidRPr="005F67B7">
        <w:rPr>
          <w:b/>
          <w:bCs/>
          <w:i/>
          <w:iCs/>
          <w:color w:val="0D0D0D" w:themeColor="text1" w:themeTint="F2"/>
        </w:rPr>
        <w:t xml:space="preserve">, </w:t>
      </w:r>
      <w:r w:rsidRPr="005F67B7">
        <w:rPr>
          <w:b/>
          <w:bCs/>
          <w:i/>
          <w:iCs/>
          <w:color w:val="0D0D0D" w:themeColor="text1" w:themeTint="F2"/>
        </w:rPr>
        <w:t xml:space="preserve">but that there are alternative methods to do this beside the K-means which provides a categorical cluster variable. </w:t>
      </w:r>
      <w:r w:rsidR="00262D61" w:rsidRPr="005F67B7">
        <w:rPr>
          <w:b/>
          <w:bCs/>
          <w:i/>
          <w:iCs/>
          <w:color w:val="0D0D0D" w:themeColor="text1" w:themeTint="F2"/>
        </w:rPr>
        <w:t>Might be w</w:t>
      </w:r>
      <w:r w:rsidRPr="005F67B7">
        <w:rPr>
          <w:b/>
          <w:bCs/>
          <w:i/>
          <w:iCs/>
          <w:color w:val="0D0D0D" w:themeColor="text1" w:themeTint="F2"/>
        </w:rPr>
        <w:t>orth</w:t>
      </w:r>
      <w:r w:rsidR="00262D61" w:rsidRPr="005F67B7">
        <w:rPr>
          <w:b/>
          <w:bCs/>
          <w:i/>
          <w:iCs/>
          <w:color w:val="0D0D0D" w:themeColor="text1" w:themeTint="F2"/>
        </w:rPr>
        <w:t>while</w:t>
      </w:r>
      <w:r w:rsidRPr="005F67B7">
        <w:rPr>
          <w:b/>
          <w:bCs/>
          <w:i/>
          <w:iCs/>
          <w:color w:val="0D0D0D" w:themeColor="text1" w:themeTint="F2"/>
        </w:rPr>
        <w:t xml:space="preserve"> to explore </w:t>
      </w:r>
      <w:r w:rsidR="00CA2F60" w:rsidRPr="005F67B7">
        <w:rPr>
          <w:b/>
          <w:bCs/>
          <w:i/>
          <w:iCs/>
          <w:color w:val="0D0D0D" w:themeColor="text1" w:themeTint="F2"/>
        </w:rPr>
        <w:t xml:space="preserve">PCA analysis </w:t>
      </w:r>
      <w:r w:rsidRPr="005F67B7">
        <w:rPr>
          <w:b/>
          <w:bCs/>
          <w:i/>
          <w:iCs/>
          <w:color w:val="0D0D0D" w:themeColor="text1" w:themeTint="F2"/>
        </w:rPr>
        <w:t xml:space="preserve">as it </w:t>
      </w:r>
      <w:r w:rsidR="00CA2F60" w:rsidRPr="005F67B7">
        <w:rPr>
          <w:b/>
          <w:bCs/>
          <w:i/>
          <w:iCs/>
          <w:color w:val="0D0D0D" w:themeColor="text1" w:themeTint="F2"/>
        </w:rPr>
        <w:t>may perform be</w:t>
      </w:r>
      <w:r w:rsidRPr="005F67B7">
        <w:rPr>
          <w:b/>
          <w:bCs/>
          <w:i/>
          <w:iCs/>
          <w:color w:val="0D0D0D" w:themeColor="text1" w:themeTint="F2"/>
        </w:rPr>
        <w:t>t</w:t>
      </w:r>
      <w:r w:rsidR="00CA2F60" w:rsidRPr="005F67B7">
        <w:rPr>
          <w:b/>
          <w:bCs/>
          <w:i/>
          <w:iCs/>
          <w:color w:val="0D0D0D" w:themeColor="text1" w:themeTint="F2"/>
        </w:rPr>
        <w:t>ter than the cluster analysis</w:t>
      </w:r>
      <w:r w:rsidR="00AA2A31" w:rsidRPr="005F67B7">
        <w:rPr>
          <w:b/>
          <w:bCs/>
          <w:i/>
          <w:iCs/>
          <w:color w:val="0D0D0D" w:themeColor="text1" w:themeTint="F2"/>
        </w:rPr>
        <w:t xml:space="preserve"> by</w:t>
      </w:r>
      <w:r w:rsidRPr="005F67B7">
        <w:rPr>
          <w:b/>
          <w:bCs/>
          <w:i/>
          <w:iCs/>
          <w:color w:val="0D0D0D" w:themeColor="text1" w:themeTint="F2"/>
        </w:rPr>
        <w:t xml:space="preserve"> provid</w:t>
      </w:r>
      <w:r w:rsidR="00AA2A31" w:rsidRPr="005F67B7">
        <w:rPr>
          <w:b/>
          <w:bCs/>
          <w:i/>
          <w:iCs/>
          <w:color w:val="0D0D0D" w:themeColor="text1" w:themeTint="F2"/>
        </w:rPr>
        <w:t>ing</w:t>
      </w:r>
      <w:r w:rsidRPr="005F67B7">
        <w:rPr>
          <w:b/>
          <w:bCs/>
          <w:i/>
          <w:iCs/>
          <w:color w:val="0D0D0D" w:themeColor="text1" w:themeTint="F2"/>
        </w:rPr>
        <w:t xml:space="preserve"> a </w:t>
      </w:r>
      <w:r w:rsidR="00CA2F60" w:rsidRPr="005F67B7">
        <w:rPr>
          <w:b/>
          <w:bCs/>
          <w:i/>
          <w:iCs/>
          <w:color w:val="0D0D0D" w:themeColor="text1" w:themeTint="F2"/>
        </w:rPr>
        <w:t xml:space="preserve">continuous variable </w:t>
      </w:r>
      <w:r w:rsidRPr="005F67B7">
        <w:rPr>
          <w:b/>
          <w:bCs/>
          <w:i/>
          <w:iCs/>
          <w:color w:val="0D0D0D" w:themeColor="text1" w:themeTint="F2"/>
        </w:rPr>
        <w:t xml:space="preserve">of targeting variation. </w:t>
      </w:r>
      <w:r w:rsidR="00CA2F60" w:rsidRPr="005F67B7">
        <w:rPr>
          <w:color w:val="0D0D0D" w:themeColor="text1" w:themeTint="F2"/>
        </w:rPr>
        <w:t xml:space="preserve">Have </w:t>
      </w:r>
      <w:r w:rsidR="00AA2A31" w:rsidRPr="005F67B7">
        <w:rPr>
          <w:color w:val="0D0D0D" w:themeColor="text1" w:themeTint="F2"/>
        </w:rPr>
        <w:t>not had opportunity yet for</w:t>
      </w:r>
      <w:r w:rsidR="00CA2F60" w:rsidRPr="005F67B7">
        <w:rPr>
          <w:color w:val="0D0D0D" w:themeColor="text1" w:themeTint="F2"/>
        </w:rPr>
        <w:t xml:space="preserve"> exploration into alternative approaches for doing </w:t>
      </w:r>
      <w:r w:rsidR="00AA2A31" w:rsidRPr="005F67B7">
        <w:rPr>
          <w:color w:val="0D0D0D" w:themeColor="text1" w:themeTint="F2"/>
        </w:rPr>
        <w:t xml:space="preserve">the </w:t>
      </w:r>
      <w:r w:rsidR="00CA2F60" w:rsidRPr="005F67B7">
        <w:rPr>
          <w:color w:val="0D0D0D" w:themeColor="text1" w:themeTint="F2"/>
        </w:rPr>
        <w:t xml:space="preserve">cluster </w:t>
      </w:r>
      <w:r w:rsidR="00AA2A31" w:rsidRPr="005F67B7">
        <w:rPr>
          <w:color w:val="0D0D0D" w:themeColor="text1" w:themeTint="F2"/>
        </w:rPr>
        <w:t>analysis, will look into the PCA approach.</w:t>
      </w:r>
    </w:p>
    <w:p w14:paraId="0B148B8C" w14:textId="3AC83DBC" w:rsidR="00CA2F60" w:rsidRPr="005F67B7" w:rsidRDefault="00AA7885" w:rsidP="00616D80">
      <w:pPr>
        <w:pStyle w:val="ListParagraph"/>
        <w:numPr>
          <w:ilvl w:val="0"/>
          <w:numId w:val="47"/>
        </w:numPr>
        <w:rPr>
          <w:color w:val="0D0D0D" w:themeColor="text1" w:themeTint="F2"/>
        </w:rPr>
      </w:pPr>
      <w:r w:rsidRPr="005F67B7">
        <w:rPr>
          <w:b/>
          <w:bCs/>
          <w:i/>
          <w:iCs/>
          <w:color w:val="0D0D0D" w:themeColor="text1" w:themeTint="F2"/>
        </w:rPr>
        <w:t>Comment on the potential for</w:t>
      </w:r>
      <w:r w:rsidR="00CA2F60" w:rsidRPr="005F67B7">
        <w:rPr>
          <w:b/>
          <w:bCs/>
          <w:i/>
          <w:iCs/>
          <w:color w:val="0D0D0D" w:themeColor="text1" w:themeTint="F2"/>
        </w:rPr>
        <w:t xml:space="preserve"> confounding of covariates –</w:t>
      </w:r>
      <w:r w:rsidRPr="005F67B7">
        <w:rPr>
          <w:b/>
          <w:bCs/>
          <w:i/>
          <w:iCs/>
          <w:color w:val="0D0D0D" w:themeColor="text1" w:themeTint="F2"/>
        </w:rPr>
        <w:t xml:space="preserve"> </w:t>
      </w:r>
      <w:r w:rsidR="00CA2F60" w:rsidRPr="005F67B7">
        <w:rPr>
          <w:b/>
          <w:bCs/>
          <w:i/>
          <w:iCs/>
          <w:color w:val="0D0D0D" w:themeColor="text1" w:themeTint="F2"/>
        </w:rPr>
        <w:t xml:space="preserve">vessels (random), and </w:t>
      </w:r>
      <w:r w:rsidRPr="005F67B7">
        <w:rPr>
          <w:b/>
          <w:bCs/>
          <w:i/>
          <w:iCs/>
          <w:color w:val="0D0D0D" w:themeColor="text1" w:themeTint="F2"/>
        </w:rPr>
        <w:t xml:space="preserve">fleet and </w:t>
      </w:r>
      <w:r w:rsidR="00CA2F60" w:rsidRPr="005F67B7">
        <w:rPr>
          <w:b/>
          <w:bCs/>
          <w:i/>
          <w:iCs/>
          <w:color w:val="0D0D0D" w:themeColor="text1" w:themeTint="F2"/>
        </w:rPr>
        <w:t xml:space="preserve">clusters (fixed) – assumptions </w:t>
      </w:r>
      <w:r w:rsidR="00262D61" w:rsidRPr="005F67B7">
        <w:rPr>
          <w:b/>
          <w:bCs/>
          <w:i/>
          <w:iCs/>
          <w:color w:val="0D0D0D" w:themeColor="text1" w:themeTint="F2"/>
        </w:rPr>
        <w:t xml:space="preserve">are </w:t>
      </w:r>
      <w:r w:rsidR="00CA2F60" w:rsidRPr="005F67B7">
        <w:rPr>
          <w:b/>
          <w:bCs/>
          <w:i/>
          <w:iCs/>
          <w:color w:val="0D0D0D" w:themeColor="text1" w:themeTint="F2"/>
        </w:rPr>
        <w:t xml:space="preserve">different. </w:t>
      </w:r>
      <w:r w:rsidRPr="005F67B7">
        <w:rPr>
          <w:color w:val="0D0D0D" w:themeColor="text1" w:themeTint="F2"/>
        </w:rPr>
        <w:t xml:space="preserve">The vessel random effect would seem important as we don’t have information of the vessel characteristics, there could be some over parameterisation due to both flag and cluster included in the same models, as cluster could </w:t>
      </w:r>
      <w:r w:rsidR="005F67B7">
        <w:rPr>
          <w:color w:val="0D0D0D" w:themeColor="text1" w:themeTint="F2"/>
        </w:rPr>
        <w:t xml:space="preserve">be </w:t>
      </w:r>
      <w:r w:rsidRPr="005F67B7">
        <w:rPr>
          <w:color w:val="0D0D0D" w:themeColor="text1" w:themeTint="F2"/>
        </w:rPr>
        <w:t>partially correlated with flag.</w:t>
      </w:r>
    </w:p>
    <w:p w14:paraId="090FAD87" w14:textId="0233B594" w:rsidR="00AA7885" w:rsidRPr="005F67B7" w:rsidRDefault="00FA6CCD" w:rsidP="00616D80">
      <w:pPr>
        <w:pStyle w:val="ListParagraph"/>
        <w:numPr>
          <w:ilvl w:val="0"/>
          <w:numId w:val="47"/>
        </w:numPr>
        <w:rPr>
          <w:b/>
          <w:bCs/>
          <w:i/>
          <w:iCs/>
          <w:color w:val="0D0D0D" w:themeColor="text1" w:themeTint="F2"/>
        </w:rPr>
      </w:pPr>
      <w:r w:rsidRPr="005F67B7">
        <w:rPr>
          <w:b/>
          <w:bCs/>
          <w:i/>
          <w:iCs/>
          <w:color w:val="0D0D0D" w:themeColor="text1" w:themeTint="F2"/>
        </w:rPr>
        <w:t>Comment on the critical need for operational/gear/bait information for CPUE standardi</w:t>
      </w:r>
      <w:r w:rsidR="00CD0B91">
        <w:rPr>
          <w:b/>
          <w:bCs/>
          <w:i/>
          <w:iCs/>
          <w:color w:val="0D0D0D" w:themeColor="text1" w:themeTint="F2"/>
        </w:rPr>
        <w:t>s</w:t>
      </w:r>
      <w:r w:rsidRPr="005F67B7">
        <w:rPr>
          <w:b/>
          <w:bCs/>
          <w:i/>
          <w:iCs/>
          <w:color w:val="0D0D0D" w:themeColor="text1" w:themeTint="F2"/>
        </w:rPr>
        <w:t xml:space="preserve">ation. Despite this need being clearly apparent for many years the collection of these data is still lacking </w:t>
      </w:r>
      <w:r w:rsidR="00783C31" w:rsidRPr="005F67B7">
        <w:rPr>
          <w:b/>
          <w:bCs/>
          <w:i/>
          <w:iCs/>
          <w:color w:val="0D0D0D" w:themeColor="text1" w:themeTint="F2"/>
        </w:rPr>
        <w:t xml:space="preserve">from many fleets </w:t>
      </w:r>
      <w:r w:rsidRPr="005F67B7">
        <w:rPr>
          <w:b/>
          <w:bCs/>
          <w:i/>
          <w:iCs/>
          <w:color w:val="0D0D0D" w:themeColor="text1" w:themeTint="F2"/>
        </w:rPr>
        <w:t>and we need to keep reminding RFMOs that this needs to improve. CPUE is perhaps the most important input to many assessments</w:t>
      </w:r>
      <w:r w:rsidR="00CD0B91">
        <w:rPr>
          <w:b/>
          <w:bCs/>
          <w:i/>
          <w:iCs/>
          <w:color w:val="0D0D0D" w:themeColor="text1" w:themeTint="F2"/>
        </w:rPr>
        <w:t xml:space="preserve"> but data improvements are not happening for some fleets</w:t>
      </w:r>
      <w:r w:rsidRPr="005F67B7">
        <w:rPr>
          <w:b/>
          <w:bCs/>
          <w:i/>
          <w:iCs/>
          <w:color w:val="0D0D0D" w:themeColor="text1" w:themeTint="F2"/>
        </w:rPr>
        <w:t>.</w:t>
      </w:r>
    </w:p>
    <w:p w14:paraId="68A82A7D" w14:textId="62A38292" w:rsidR="00BB4244" w:rsidRPr="005F67B7" w:rsidRDefault="00FA6CCD" w:rsidP="00616D80">
      <w:pPr>
        <w:pStyle w:val="ListParagraph"/>
        <w:numPr>
          <w:ilvl w:val="0"/>
          <w:numId w:val="47"/>
        </w:numPr>
        <w:rPr>
          <w:color w:val="0D0D0D" w:themeColor="text1" w:themeTint="F2"/>
        </w:rPr>
      </w:pPr>
      <w:r w:rsidRPr="005F67B7">
        <w:rPr>
          <w:b/>
          <w:bCs/>
          <w:i/>
          <w:iCs/>
          <w:color w:val="0D0D0D" w:themeColor="text1" w:themeTint="F2"/>
        </w:rPr>
        <w:t xml:space="preserve">Comment supporting the indices being split in the mid-1990s (shift from kuralon to </w:t>
      </w:r>
      <w:r w:rsidR="00D23415" w:rsidRPr="005F67B7">
        <w:rPr>
          <w:b/>
          <w:bCs/>
          <w:i/>
          <w:iCs/>
          <w:color w:val="0D0D0D" w:themeColor="text1" w:themeTint="F2"/>
        </w:rPr>
        <w:t>monofil</w:t>
      </w:r>
      <w:r w:rsidR="00D23415">
        <w:rPr>
          <w:b/>
          <w:bCs/>
          <w:i/>
          <w:iCs/>
          <w:color w:val="0D0D0D" w:themeColor="text1" w:themeTint="F2"/>
        </w:rPr>
        <w:t>a</w:t>
      </w:r>
      <w:r w:rsidR="00D23415" w:rsidRPr="005F67B7">
        <w:rPr>
          <w:b/>
          <w:bCs/>
          <w:i/>
          <w:iCs/>
          <w:color w:val="0D0D0D" w:themeColor="text1" w:themeTint="F2"/>
        </w:rPr>
        <w:t xml:space="preserve">ment </w:t>
      </w:r>
      <w:r w:rsidRPr="005F67B7">
        <w:rPr>
          <w:b/>
          <w:bCs/>
          <w:i/>
          <w:iCs/>
          <w:color w:val="0D0D0D" w:themeColor="text1" w:themeTint="F2"/>
        </w:rPr>
        <w:t xml:space="preserve">mainlines). Question </w:t>
      </w:r>
      <w:r w:rsidR="00A929F5" w:rsidRPr="005F67B7">
        <w:rPr>
          <w:b/>
          <w:bCs/>
          <w:i/>
          <w:iCs/>
          <w:color w:val="0D0D0D" w:themeColor="text1" w:themeTint="F2"/>
        </w:rPr>
        <w:t xml:space="preserve">on </w:t>
      </w:r>
      <w:r w:rsidRPr="005F67B7">
        <w:rPr>
          <w:b/>
          <w:bCs/>
          <w:i/>
          <w:iCs/>
          <w:color w:val="0D0D0D" w:themeColor="text1" w:themeTint="F2"/>
        </w:rPr>
        <w:t>whether ho</w:t>
      </w:r>
      <w:r w:rsidR="00BB4244" w:rsidRPr="005F67B7">
        <w:rPr>
          <w:b/>
          <w:bCs/>
          <w:i/>
          <w:iCs/>
          <w:color w:val="0D0D0D" w:themeColor="text1" w:themeTint="F2"/>
        </w:rPr>
        <w:t>o</w:t>
      </w:r>
      <w:r w:rsidRPr="005F67B7">
        <w:rPr>
          <w:b/>
          <w:bCs/>
          <w:i/>
          <w:iCs/>
          <w:color w:val="0D0D0D" w:themeColor="text1" w:themeTint="F2"/>
        </w:rPr>
        <w:t>ks between floats</w:t>
      </w:r>
      <w:r w:rsidR="00A929F5" w:rsidRPr="005F67B7">
        <w:rPr>
          <w:b/>
          <w:bCs/>
          <w:i/>
          <w:iCs/>
          <w:color w:val="0D0D0D" w:themeColor="text1" w:themeTint="F2"/>
        </w:rPr>
        <w:t xml:space="preserve"> (HBF)</w:t>
      </w:r>
      <w:r w:rsidRPr="005F67B7">
        <w:rPr>
          <w:b/>
          <w:bCs/>
          <w:i/>
          <w:iCs/>
          <w:color w:val="0D0D0D" w:themeColor="text1" w:themeTint="F2"/>
        </w:rPr>
        <w:t xml:space="preserve"> </w:t>
      </w:r>
      <w:r w:rsidR="00BB4244" w:rsidRPr="005F67B7">
        <w:rPr>
          <w:b/>
          <w:bCs/>
          <w:i/>
          <w:iCs/>
          <w:color w:val="0D0D0D" w:themeColor="text1" w:themeTint="F2"/>
        </w:rPr>
        <w:t>is available for recent time period and if so</w:t>
      </w:r>
      <w:r w:rsidR="00783C31" w:rsidRPr="005F67B7">
        <w:rPr>
          <w:b/>
          <w:bCs/>
          <w:i/>
          <w:iCs/>
          <w:color w:val="0D0D0D" w:themeColor="text1" w:themeTint="F2"/>
        </w:rPr>
        <w:t>,</w:t>
      </w:r>
      <w:r w:rsidR="00BB4244" w:rsidRPr="005F67B7">
        <w:rPr>
          <w:b/>
          <w:bCs/>
          <w:i/>
          <w:iCs/>
          <w:color w:val="0D0D0D" w:themeColor="text1" w:themeTint="F2"/>
        </w:rPr>
        <w:t xml:space="preserve"> why not use it?</w:t>
      </w:r>
      <w:r w:rsidR="00FB73CD" w:rsidRPr="005F67B7">
        <w:rPr>
          <w:b/>
          <w:bCs/>
          <w:i/>
          <w:iCs/>
          <w:color w:val="0D0D0D" w:themeColor="text1" w:themeTint="F2"/>
        </w:rPr>
        <w:t xml:space="preserve"> </w:t>
      </w:r>
      <w:r w:rsidR="00FB73CD" w:rsidRPr="005F67B7">
        <w:rPr>
          <w:color w:val="0D0D0D" w:themeColor="text1" w:themeTint="F2"/>
        </w:rPr>
        <w:t>It does exist for the latter period, although still a lot of missing data, can potential</w:t>
      </w:r>
      <w:r w:rsidR="00A929F5" w:rsidRPr="005F67B7">
        <w:rPr>
          <w:color w:val="0D0D0D" w:themeColor="text1" w:themeTint="F2"/>
        </w:rPr>
        <w:t>ly</w:t>
      </w:r>
      <w:r w:rsidR="00FB73CD" w:rsidRPr="005F67B7">
        <w:rPr>
          <w:color w:val="0D0D0D" w:themeColor="text1" w:themeTint="F2"/>
        </w:rPr>
        <w:t xml:space="preserve"> apply techniques to fill out the missing data, although not ideal. Concern that HBF, which is assumed to influence setting depth</w:t>
      </w:r>
      <w:r w:rsidR="00A929F5" w:rsidRPr="005F67B7">
        <w:rPr>
          <w:color w:val="0D0D0D" w:themeColor="text1" w:themeTint="F2"/>
        </w:rPr>
        <w:t>,</w:t>
      </w:r>
      <w:r w:rsidR="00FB73CD" w:rsidRPr="005F67B7">
        <w:rPr>
          <w:color w:val="0D0D0D" w:themeColor="text1" w:themeTint="F2"/>
        </w:rPr>
        <w:t xml:space="preserve"> is not a reli</w:t>
      </w:r>
      <w:r w:rsidR="00A929F5" w:rsidRPr="005F67B7">
        <w:rPr>
          <w:color w:val="0D0D0D" w:themeColor="text1" w:themeTint="F2"/>
        </w:rPr>
        <w:t>able</w:t>
      </w:r>
      <w:r w:rsidR="00FB73CD" w:rsidRPr="005F67B7">
        <w:rPr>
          <w:color w:val="0D0D0D" w:themeColor="text1" w:themeTint="F2"/>
        </w:rPr>
        <w:t xml:space="preserve"> indicator of setting depth </w:t>
      </w:r>
      <w:r w:rsidR="00783C31" w:rsidRPr="005F67B7">
        <w:rPr>
          <w:color w:val="0D0D0D" w:themeColor="text1" w:themeTint="F2"/>
        </w:rPr>
        <w:t xml:space="preserve">more broadly in the WCPO </w:t>
      </w:r>
      <w:r w:rsidR="00A929F5" w:rsidRPr="005F67B7">
        <w:rPr>
          <w:color w:val="0D0D0D" w:themeColor="text1" w:themeTint="F2"/>
        </w:rPr>
        <w:t xml:space="preserve">since </w:t>
      </w:r>
      <w:r w:rsidR="00FB73CD" w:rsidRPr="005F67B7">
        <w:rPr>
          <w:color w:val="0D0D0D" w:themeColor="text1" w:themeTint="F2"/>
        </w:rPr>
        <w:t>adoption of monofilament main</w:t>
      </w:r>
      <w:r w:rsidR="00A929F5" w:rsidRPr="005F67B7">
        <w:rPr>
          <w:color w:val="0D0D0D" w:themeColor="text1" w:themeTint="F2"/>
        </w:rPr>
        <w:t xml:space="preserve"> </w:t>
      </w:r>
      <w:r w:rsidR="00FB73CD" w:rsidRPr="005F67B7">
        <w:rPr>
          <w:color w:val="0D0D0D" w:themeColor="text1" w:themeTint="F2"/>
        </w:rPr>
        <w:t>lines.</w:t>
      </w:r>
    </w:p>
    <w:p w14:paraId="26ED84D1" w14:textId="1C1EE289" w:rsidR="00A929F5" w:rsidRPr="00CD0B91" w:rsidRDefault="00A929F5" w:rsidP="00616D80">
      <w:pPr>
        <w:pStyle w:val="ListParagraph"/>
        <w:numPr>
          <w:ilvl w:val="0"/>
          <w:numId w:val="47"/>
        </w:numPr>
        <w:rPr>
          <w:b/>
          <w:bCs/>
          <w:i/>
          <w:iCs/>
          <w:color w:val="0D0D0D" w:themeColor="text1" w:themeTint="F2"/>
        </w:rPr>
      </w:pPr>
      <w:r w:rsidRPr="00CD0B91">
        <w:rPr>
          <w:b/>
          <w:bCs/>
          <w:i/>
          <w:iCs/>
          <w:color w:val="0D0D0D" w:themeColor="text1" w:themeTint="F2"/>
        </w:rPr>
        <w:t xml:space="preserve">Follow-up that for the Australian fleet </w:t>
      </w:r>
      <w:r w:rsidR="00811E0C" w:rsidRPr="00CD0B91">
        <w:rPr>
          <w:b/>
          <w:bCs/>
          <w:i/>
          <w:iCs/>
          <w:color w:val="0D0D0D" w:themeColor="text1" w:themeTint="F2"/>
        </w:rPr>
        <w:t>hooks per basket</w:t>
      </w:r>
      <w:r w:rsidRPr="00CD0B91">
        <w:rPr>
          <w:b/>
          <w:bCs/>
          <w:i/>
          <w:iCs/>
          <w:color w:val="0D0D0D" w:themeColor="text1" w:themeTint="F2"/>
        </w:rPr>
        <w:t xml:space="preserve"> is a critical covariate and recommendation to try including it in the CPUE model.</w:t>
      </w:r>
    </w:p>
    <w:p w14:paraId="7A7135C2" w14:textId="6880A390" w:rsidR="00A929F5" w:rsidRPr="00CD0B91" w:rsidRDefault="00A929F5" w:rsidP="00616D80">
      <w:pPr>
        <w:pStyle w:val="ListParagraph"/>
        <w:numPr>
          <w:ilvl w:val="0"/>
          <w:numId w:val="47"/>
        </w:numPr>
        <w:rPr>
          <w:b/>
          <w:bCs/>
          <w:i/>
          <w:iCs/>
          <w:color w:val="0D0D0D" w:themeColor="text1" w:themeTint="F2"/>
        </w:rPr>
      </w:pPr>
      <w:r w:rsidRPr="00CD0B91">
        <w:rPr>
          <w:b/>
          <w:bCs/>
          <w:i/>
          <w:iCs/>
          <w:color w:val="0D0D0D" w:themeColor="text1" w:themeTint="F2"/>
        </w:rPr>
        <w:t>Further discussion on clustering, point</w:t>
      </w:r>
      <w:r w:rsidR="00CD0B91">
        <w:rPr>
          <w:b/>
          <w:bCs/>
          <w:i/>
          <w:iCs/>
          <w:color w:val="0D0D0D" w:themeColor="text1" w:themeTint="F2"/>
        </w:rPr>
        <w:t>ing</w:t>
      </w:r>
      <w:r w:rsidR="00783C31" w:rsidRPr="00CD0B91">
        <w:rPr>
          <w:b/>
          <w:bCs/>
          <w:i/>
          <w:iCs/>
          <w:color w:val="0D0D0D" w:themeColor="text1" w:themeTint="F2"/>
        </w:rPr>
        <w:t xml:space="preserve"> out</w:t>
      </w:r>
      <w:r w:rsidRPr="00CD0B91">
        <w:rPr>
          <w:b/>
          <w:bCs/>
          <w:i/>
          <w:iCs/>
          <w:color w:val="0D0D0D" w:themeColor="text1" w:themeTint="F2"/>
        </w:rPr>
        <w:t xml:space="preserve"> that information could be lost </w:t>
      </w:r>
      <w:r w:rsidR="00811E0C" w:rsidRPr="00CD0B91">
        <w:rPr>
          <w:b/>
          <w:bCs/>
          <w:i/>
          <w:iCs/>
          <w:color w:val="0D0D0D" w:themeColor="text1" w:themeTint="F2"/>
        </w:rPr>
        <w:t xml:space="preserve">by </w:t>
      </w:r>
      <w:r w:rsidR="00E95F52" w:rsidRPr="00CD0B91">
        <w:rPr>
          <w:b/>
          <w:bCs/>
          <w:i/>
          <w:iCs/>
          <w:color w:val="0D0D0D" w:themeColor="text1" w:themeTint="F2"/>
        </w:rPr>
        <w:t>aggregating</w:t>
      </w:r>
      <w:r w:rsidR="00811E0C" w:rsidRPr="00CD0B91">
        <w:rPr>
          <w:b/>
          <w:bCs/>
          <w:i/>
          <w:iCs/>
          <w:color w:val="0D0D0D" w:themeColor="text1" w:themeTint="F2"/>
        </w:rPr>
        <w:t xml:space="preserve"> all fleet data for the analysis</w:t>
      </w:r>
      <w:r w:rsidR="00E95F52" w:rsidRPr="00CD0B91">
        <w:rPr>
          <w:b/>
          <w:bCs/>
          <w:i/>
          <w:iCs/>
          <w:color w:val="0D0D0D" w:themeColor="text1" w:themeTint="F2"/>
        </w:rPr>
        <w:t xml:space="preserve">. </w:t>
      </w:r>
      <w:r w:rsidR="00CD0B91">
        <w:rPr>
          <w:b/>
          <w:bCs/>
          <w:i/>
          <w:iCs/>
          <w:color w:val="0D0D0D" w:themeColor="text1" w:themeTint="F2"/>
        </w:rPr>
        <w:t>Suggestion that it m</w:t>
      </w:r>
      <w:r w:rsidR="00811E0C" w:rsidRPr="00CD0B91">
        <w:rPr>
          <w:b/>
          <w:bCs/>
          <w:i/>
          <w:iCs/>
          <w:color w:val="0D0D0D" w:themeColor="text1" w:themeTint="F2"/>
        </w:rPr>
        <w:t xml:space="preserve">ight </w:t>
      </w:r>
      <w:r w:rsidR="00E95F52" w:rsidRPr="00CD0B91">
        <w:rPr>
          <w:b/>
          <w:bCs/>
          <w:i/>
          <w:iCs/>
          <w:color w:val="0D0D0D" w:themeColor="text1" w:themeTint="F2"/>
        </w:rPr>
        <w:t>be good to consider clustering at fleet level and then aggregating back up to better account for within fleet variation</w:t>
      </w:r>
      <w:r w:rsidR="00811E0C" w:rsidRPr="00CD0B91">
        <w:rPr>
          <w:b/>
          <w:bCs/>
          <w:i/>
          <w:iCs/>
          <w:color w:val="0D0D0D" w:themeColor="text1" w:themeTint="F2"/>
        </w:rPr>
        <w:t>.</w:t>
      </w:r>
      <w:r w:rsidR="00E95F52" w:rsidRPr="00CD0B91">
        <w:rPr>
          <w:b/>
          <w:bCs/>
          <w:i/>
          <w:iCs/>
          <w:color w:val="0D0D0D" w:themeColor="text1" w:themeTint="F2"/>
        </w:rPr>
        <w:t xml:space="preserve"> </w:t>
      </w:r>
      <w:r w:rsidR="00783C31" w:rsidRPr="00CD0B91">
        <w:rPr>
          <w:color w:val="0D0D0D" w:themeColor="text1" w:themeTint="F2"/>
        </w:rPr>
        <w:t xml:space="preserve">Will </w:t>
      </w:r>
      <w:r w:rsidR="00E95F52" w:rsidRPr="00CD0B91">
        <w:rPr>
          <w:color w:val="0D0D0D" w:themeColor="text1" w:themeTint="F2"/>
        </w:rPr>
        <w:t xml:space="preserve">look into this, along with the previous comment on clustering approaches. </w:t>
      </w:r>
      <w:r w:rsidR="00811E0C" w:rsidRPr="00CD0B91">
        <w:rPr>
          <w:b/>
          <w:bCs/>
          <w:i/>
          <w:iCs/>
          <w:color w:val="0D0D0D" w:themeColor="text1" w:themeTint="F2"/>
        </w:rPr>
        <w:t xml:space="preserve"> </w:t>
      </w:r>
    </w:p>
    <w:p w14:paraId="7EF5036D" w14:textId="7683B22A" w:rsidR="009A1730" w:rsidRPr="00CD0B91" w:rsidRDefault="000D39C0" w:rsidP="00616D80">
      <w:pPr>
        <w:pStyle w:val="ListParagraph"/>
        <w:numPr>
          <w:ilvl w:val="0"/>
          <w:numId w:val="47"/>
        </w:numPr>
        <w:rPr>
          <w:b/>
          <w:bCs/>
          <w:i/>
          <w:iCs/>
          <w:color w:val="0D0D0D" w:themeColor="text1" w:themeTint="F2"/>
        </w:rPr>
      </w:pPr>
      <w:r w:rsidRPr="00CD0B91">
        <w:rPr>
          <w:b/>
          <w:bCs/>
          <w:i/>
          <w:iCs/>
          <w:color w:val="0D0D0D" w:themeColor="text1" w:themeTint="F2"/>
        </w:rPr>
        <w:t xml:space="preserve">Comment that </w:t>
      </w:r>
      <w:r w:rsidR="009A1730" w:rsidRPr="00CD0B91">
        <w:rPr>
          <w:b/>
          <w:bCs/>
          <w:i/>
          <w:iCs/>
          <w:color w:val="0D0D0D" w:themeColor="text1" w:themeTint="F2"/>
        </w:rPr>
        <w:t>c</w:t>
      </w:r>
      <w:r w:rsidR="00E95F52" w:rsidRPr="00CD0B91">
        <w:rPr>
          <w:b/>
          <w:bCs/>
          <w:i/>
          <w:iCs/>
          <w:color w:val="0D0D0D" w:themeColor="text1" w:themeTint="F2"/>
        </w:rPr>
        <w:t xml:space="preserve">lustering </w:t>
      </w:r>
      <w:r w:rsidR="009A1730" w:rsidRPr="00CD0B91">
        <w:rPr>
          <w:b/>
          <w:bCs/>
          <w:i/>
          <w:iCs/>
          <w:color w:val="0D0D0D" w:themeColor="text1" w:themeTint="F2"/>
        </w:rPr>
        <w:t>with inclu</w:t>
      </w:r>
      <w:r w:rsidR="00783C31" w:rsidRPr="00CD0B91">
        <w:rPr>
          <w:b/>
          <w:bCs/>
          <w:i/>
          <w:iCs/>
          <w:color w:val="0D0D0D" w:themeColor="text1" w:themeTint="F2"/>
        </w:rPr>
        <w:t xml:space="preserve">sion of </w:t>
      </w:r>
      <w:r w:rsidR="009A1730" w:rsidRPr="00CD0B91">
        <w:rPr>
          <w:b/>
          <w:bCs/>
          <w:i/>
          <w:iCs/>
          <w:color w:val="0D0D0D" w:themeColor="text1" w:themeTint="F2"/>
        </w:rPr>
        <w:t xml:space="preserve">more species might be more informative on changes in fishing strategies. </w:t>
      </w:r>
      <w:r w:rsidR="00E95F52" w:rsidRPr="00CD0B91">
        <w:rPr>
          <w:color w:val="0D0D0D" w:themeColor="text1" w:themeTint="F2"/>
        </w:rPr>
        <w:t xml:space="preserve">Swordfish </w:t>
      </w:r>
      <w:r w:rsidR="009A1730" w:rsidRPr="00CD0B91">
        <w:rPr>
          <w:color w:val="0D0D0D" w:themeColor="text1" w:themeTint="F2"/>
        </w:rPr>
        <w:t>w</w:t>
      </w:r>
      <w:r w:rsidR="00E95F52" w:rsidRPr="00CD0B91">
        <w:rPr>
          <w:color w:val="0D0D0D" w:themeColor="text1" w:themeTint="F2"/>
        </w:rPr>
        <w:t>as included</w:t>
      </w:r>
      <w:r w:rsidR="009A1730" w:rsidRPr="00CD0B91">
        <w:rPr>
          <w:color w:val="0D0D0D" w:themeColor="text1" w:themeTint="F2"/>
        </w:rPr>
        <w:t xml:space="preserve"> but chose three cluster</w:t>
      </w:r>
      <w:r w:rsidR="00783C31" w:rsidRPr="00CD0B91">
        <w:rPr>
          <w:color w:val="0D0D0D" w:themeColor="text1" w:themeTint="F2"/>
        </w:rPr>
        <w:t>s</w:t>
      </w:r>
      <w:r w:rsidR="009A1730" w:rsidRPr="00CD0B91">
        <w:rPr>
          <w:color w:val="0D0D0D" w:themeColor="text1" w:themeTint="F2"/>
        </w:rPr>
        <w:t>, can explore this.</w:t>
      </w:r>
    </w:p>
    <w:p w14:paraId="400420A5" w14:textId="3B423787" w:rsidR="00E95F52" w:rsidRPr="00CD0B91" w:rsidRDefault="009A1730" w:rsidP="00616D80">
      <w:pPr>
        <w:pStyle w:val="ListParagraph"/>
        <w:numPr>
          <w:ilvl w:val="0"/>
          <w:numId w:val="47"/>
        </w:numPr>
        <w:rPr>
          <w:i/>
          <w:iCs/>
          <w:color w:val="0D0D0D" w:themeColor="text1" w:themeTint="F2"/>
        </w:rPr>
      </w:pPr>
      <w:r w:rsidRPr="00CD0B91">
        <w:rPr>
          <w:b/>
          <w:bCs/>
          <w:i/>
          <w:iCs/>
          <w:color w:val="0D0D0D" w:themeColor="text1" w:themeTint="F2"/>
        </w:rPr>
        <w:t xml:space="preserve">Within the VAST framework you can include different species, </w:t>
      </w:r>
      <w:r w:rsidR="00783C31" w:rsidRPr="00CD0B91">
        <w:rPr>
          <w:b/>
          <w:bCs/>
          <w:i/>
          <w:iCs/>
          <w:color w:val="0D0D0D" w:themeColor="text1" w:themeTint="F2"/>
        </w:rPr>
        <w:t xml:space="preserve">could be </w:t>
      </w:r>
      <w:r w:rsidRPr="00CD0B91">
        <w:rPr>
          <w:b/>
          <w:bCs/>
          <w:i/>
          <w:iCs/>
          <w:color w:val="0D0D0D" w:themeColor="text1" w:themeTint="F2"/>
        </w:rPr>
        <w:t xml:space="preserve">worth looking into multispecies models. </w:t>
      </w:r>
      <w:r w:rsidRPr="00CD0B91">
        <w:rPr>
          <w:color w:val="0D0D0D" w:themeColor="text1" w:themeTint="F2"/>
        </w:rPr>
        <w:t>Did</w:t>
      </w:r>
      <w:r w:rsidR="00E95F52" w:rsidRPr="00CD0B91">
        <w:rPr>
          <w:color w:val="0D0D0D" w:themeColor="text1" w:themeTint="F2"/>
        </w:rPr>
        <w:t xml:space="preserve"> try to model the three species together </w:t>
      </w:r>
      <w:r w:rsidRPr="00CD0B91">
        <w:rPr>
          <w:color w:val="0D0D0D" w:themeColor="text1" w:themeTint="F2"/>
        </w:rPr>
        <w:t>with</w:t>
      </w:r>
      <w:r w:rsidR="00E95F52" w:rsidRPr="00CD0B91">
        <w:rPr>
          <w:color w:val="0D0D0D" w:themeColor="text1" w:themeTint="F2"/>
        </w:rPr>
        <w:t xml:space="preserve"> little success – </w:t>
      </w:r>
      <w:r w:rsidRPr="00CD0B91">
        <w:rPr>
          <w:color w:val="0D0D0D" w:themeColor="text1" w:themeTint="F2"/>
        </w:rPr>
        <w:t xml:space="preserve">perhaps </w:t>
      </w:r>
      <w:r w:rsidR="00783C31" w:rsidRPr="00CD0B91">
        <w:rPr>
          <w:color w:val="0D0D0D" w:themeColor="text1" w:themeTint="F2"/>
        </w:rPr>
        <w:t>sh</w:t>
      </w:r>
      <w:r w:rsidRPr="00CD0B91">
        <w:rPr>
          <w:color w:val="0D0D0D" w:themeColor="text1" w:themeTint="F2"/>
        </w:rPr>
        <w:t xml:space="preserve">ould try again with a </w:t>
      </w:r>
      <w:r w:rsidR="00E95F52" w:rsidRPr="00CD0B91">
        <w:rPr>
          <w:color w:val="0D0D0D" w:themeColor="text1" w:themeTint="F2"/>
        </w:rPr>
        <w:t>simplif</w:t>
      </w:r>
      <w:r w:rsidRPr="00CD0B91">
        <w:rPr>
          <w:color w:val="0D0D0D" w:themeColor="text1" w:themeTint="F2"/>
        </w:rPr>
        <w:t>ied, and reduced area model</w:t>
      </w:r>
      <w:r w:rsidR="00E95F52" w:rsidRPr="00CD0B91">
        <w:rPr>
          <w:color w:val="0D0D0D" w:themeColor="text1" w:themeTint="F2"/>
        </w:rPr>
        <w:t>.</w:t>
      </w:r>
    </w:p>
    <w:p w14:paraId="4AC6F55B" w14:textId="45AA5EEE" w:rsidR="009A1730" w:rsidRPr="00CD0B91" w:rsidRDefault="009A1730" w:rsidP="00616D80">
      <w:pPr>
        <w:pStyle w:val="ListParagraph"/>
        <w:numPr>
          <w:ilvl w:val="0"/>
          <w:numId w:val="47"/>
        </w:numPr>
        <w:rPr>
          <w:b/>
          <w:bCs/>
          <w:i/>
          <w:iCs/>
          <w:color w:val="0D0D0D" w:themeColor="text1" w:themeTint="F2"/>
        </w:rPr>
      </w:pPr>
      <w:r w:rsidRPr="00CD0B91">
        <w:rPr>
          <w:b/>
          <w:bCs/>
          <w:i/>
          <w:iCs/>
          <w:color w:val="0D0D0D" w:themeColor="text1" w:themeTint="F2"/>
        </w:rPr>
        <w:t xml:space="preserve">Comment that </w:t>
      </w:r>
      <w:r w:rsidR="00E95F52" w:rsidRPr="00CD0B91">
        <w:rPr>
          <w:b/>
          <w:bCs/>
          <w:i/>
          <w:iCs/>
          <w:color w:val="0D0D0D" w:themeColor="text1" w:themeTint="F2"/>
        </w:rPr>
        <w:t xml:space="preserve">PCA approach </w:t>
      </w:r>
      <w:r w:rsidRPr="00CD0B91">
        <w:rPr>
          <w:b/>
          <w:bCs/>
          <w:i/>
          <w:iCs/>
          <w:color w:val="0D0D0D" w:themeColor="text1" w:themeTint="F2"/>
        </w:rPr>
        <w:t>does have some issues</w:t>
      </w:r>
      <w:r w:rsidR="00E95F52" w:rsidRPr="00CD0B91">
        <w:rPr>
          <w:b/>
          <w:bCs/>
          <w:i/>
          <w:iCs/>
          <w:color w:val="0D0D0D" w:themeColor="text1" w:themeTint="F2"/>
        </w:rPr>
        <w:t xml:space="preserve"> – </w:t>
      </w:r>
      <w:r w:rsidRPr="00CD0B91">
        <w:rPr>
          <w:b/>
          <w:bCs/>
          <w:i/>
          <w:iCs/>
          <w:color w:val="0D0D0D" w:themeColor="text1" w:themeTint="F2"/>
        </w:rPr>
        <w:t xml:space="preserve">and </w:t>
      </w:r>
      <w:r w:rsidR="00E95F52" w:rsidRPr="00CD0B91">
        <w:rPr>
          <w:b/>
          <w:bCs/>
          <w:i/>
          <w:iCs/>
          <w:color w:val="0D0D0D" w:themeColor="text1" w:themeTint="F2"/>
        </w:rPr>
        <w:t>the clustering approach</w:t>
      </w:r>
      <w:r w:rsidRPr="00CD0B91">
        <w:rPr>
          <w:b/>
          <w:bCs/>
          <w:i/>
          <w:iCs/>
          <w:color w:val="0D0D0D" w:themeColor="text1" w:themeTint="F2"/>
        </w:rPr>
        <w:t xml:space="preserve"> is perhaps still better, but various different clustering methods. H-clust appeared to work better in a simulation study by Simon Hoyle, also noted the Fast clust feature</w:t>
      </w:r>
      <w:r w:rsidR="00783C31" w:rsidRPr="00CD0B91">
        <w:rPr>
          <w:b/>
          <w:bCs/>
          <w:i/>
          <w:iCs/>
          <w:color w:val="0D0D0D" w:themeColor="text1" w:themeTint="F2"/>
        </w:rPr>
        <w:t xml:space="preserve"> to improve the efficiency</w:t>
      </w:r>
      <w:r w:rsidRPr="00CD0B91">
        <w:rPr>
          <w:b/>
          <w:bCs/>
          <w:i/>
          <w:iCs/>
          <w:color w:val="0D0D0D" w:themeColor="text1" w:themeTint="F2"/>
        </w:rPr>
        <w:t xml:space="preserve">. </w:t>
      </w:r>
    </w:p>
    <w:p w14:paraId="2F820510" w14:textId="623BC38A" w:rsidR="005F41AB" w:rsidRPr="00CD0B91" w:rsidRDefault="00CD0B91" w:rsidP="00616D80">
      <w:pPr>
        <w:pStyle w:val="ListParagraph"/>
        <w:numPr>
          <w:ilvl w:val="0"/>
          <w:numId w:val="47"/>
        </w:numPr>
        <w:rPr>
          <w:b/>
          <w:bCs/>
          <w:i/>
          <w:iCs/>
          <w:color w:val="0D0D0D" w:themeColor="text1" w:themeTint="F2"/>
        </w:rPr>
      </w:pPr>
      <w:r>
        <w:rPr>
          <w:b/>
          <w:bCs/>
          <w:i/>
          <w:iCs/>
          <w:color w:val="0D0D0D" w:themeColor="text1" w:themeTint="F2"/>
        </w:rPr>
        <w:t xml:space="preserve">Comment that </w:t>
      </w:r>
      <w:r w:rsidR="00783C31" w:rsidRPr="00CD0B91">
        <w:rPr>
          <w:b/>
          <w:bCs/>
          <w:i/>
          <w:iCs/>
          <w:color w:val="0D0D0D" w:themeColor="text1" w:themeTint="F2"/>
        </w:rPr>
        <w:t xml:space="preserve">that </w:t>
      </w:r>
      <w:r w:rsidR="00E95F52" w:rsidRPr="00CD0B91">
        <w:rPr>
          <w:b/>
          <w:bCs/>
          <w:i/>
          <w:iCs/>
          <w:color w:val="0D0D0D" w:themeColor="text1" w:themeTint="F2"/>
        </w:rPr>
        <w:t xml:space="preserve">HBF </w:t>
      </w:r>
      <w:r w:rsidR="009A1730" w:rsidRPr="00CD0B91">
        <w:rPr>
          <w:b/>
          <w:bCs/>
          <w:i/>
          <w:iCs/>
          <w:color w:val="0D0D0D" w:themeColor="text1" w:themeTint="F2"/>
        </w:rPr>
        <w:t xml:space="preserve">can </w:t>
      </w:r>
      <w:r w:rsidR="009A3DAE" w:rsidRPr="00CD0B91">
        <w:rPr>
          <w:b/>
          <w:bCs/>
          <w:i/>
          <w:iCs/>
          <w:color w:val="0D0D0D" w:themeColor="text1" w:themeTint="F2"/>
        </w:rPr>
        <w:t xml:space="preserve">perhaps </w:t>
      </w:r>
      <w:r w:rsidR="009A1730" w:rsidRPr="00CD0B91">
        <w:rPr>
          <w:b/>
          <w:bCs/>
          <w:i/>
          <w:iCs/>
          <w:color w:val="0D0D0D" w:themeColor="text1" w:themeTint="F2"/>
        </w:rPr>
        <w:t xml:space="preserve">be </w:t>
      </w:r>
      <w:r w:rsidR="009A3DAE" w:rsidRPr="00CD0B91">
        <w:rPr>
          <w:b/>
          <w:bCs/>
          <w:i/>
          <w:iCs/>
          <w:color w:val="0D0D0D" w:themeColor="text1" w:themeTint="F2"/>
        </w:rPr>
        <w:t xml:space="preserve">more </w:t>
      </w:r>
      <w:r w:rsidR="009A1730" w:rsidRPr="00CD0B91">
        <w:rPr>
          <w:b/>
          <w:bCs/>
          <w:i/>
          <w:iCs/>
          <w:color w:val="0D0D0D" w:themeColor="text1" w:themeTint="F2"/>
        </w:rPr>
        <w:t xml:space="preserve">informative </w:t>
      </w:r>
      <w:r w:rsidR="00E95F52" w:rsidRPr="00CD0B91">
        <w:rPr>
          <w:b/>
          <w:bCs/>
          <w:i/>
          <w:iCs/>
          <w:color w:val="0D0D0D" w:themeColor="text1" w:themeTint="F2"/>
        </w:rPr>
        <w:t>on a smaller scale</w:t>
      </w:r>
      <w:r w:rsidR="00783C31" w:rsidRPr="00CD0B91">
        <w:rPr>
          <w:b/>
          <w:bCs/>
          <w:i/>
          <w:iCs/>
          <w:color w:val="0D0D0D" w:themeColor="text1" w:themeTint="F2"/>
        </w:rPr>
        <w:t>, but can be less indicative of fishing</w:t>
      </w:r>
      <w:r>
        <w:rPr>
          <w:b/>
          <w:bCs/>
          <w:i/>
          <w:iCs/>
          <w:color w:val="0D0D0D" w:themeColor="text1" w:themeTint="F2"/>
        </w:rPr>
        <w:t xml:space="preserve"> depths</w:t>
      </w:r>
      <w:r w:rsidR="00783C31" w:rsidRPr="00CD0B91">
        <w:rPr>
          <w:b/>
          <w:bCs/>
          <w:i/>
          <w:iCs/>
          <w:color w:val="0D0D0D" w:themeColor="text1" w:themeTint="F2"/>
        </w:rPr>
        <w:t xml:space="preserve"> over large scales and across fleets.</w:t>
      </w:r>
    </w:p>
    <w:p w14:paraId="26066959" w14:textId="5F0435B3" w:rsidR="004B06B9" w:rsidRPr="004B06B9" w:rsidRDefault="009A1730" w:rsidP="004B06B9">
      <w:pPr>
        <w:pStyle w:val="Heading3"/>
      </w:pPr>
      <w:r>
        <w:t>New growth model – presentation from CSIRO</w:t>
      </w:r>
    </w:p>
    <w:p w14:paraId="27A6A7B3" w14:textId="6A6D3B5B" w:rsidR="00004ADC" w:rsidRDefault="009A1730" w:rsidP="000D2305">
      <w:r>
        <w:t>Jess</w:t>
      </w:r>
      <w:r w:rsidR="00EB7BB6">
        <w:t>ica</w:t>
      </w:r>
      <w:r>
        <w:t xml:space="preserve"> Farley from CSIRO </w:t>
      </w:r>
      <w:r w:rsidR="009A3DAE">
        <w:t xml:space="preserve">presented an overview of the work done to improve </w:t>
      </w:r>
      <w:r w:rsidR="00C30A91">
        <w:t xml:space="preserve">the growth model for </w:t>
      </w:r>
      <w:r w:rsidR="00783C31">
        <w:t>S</w:t>
      </w:r>
      <w:r w:rsidR="00C30A91">
        <w:t>outh Pacific albacore</w:t>
      </w:r>
      <w:r w:rsidR="00BF4348">
        <w:t>, by applying recently developed methods to estimate decimal age at length</w:t>
      </w:r>
      <w:r w:rsidR="00C30A91">
        <w:t xml:space="preserve">. </w:t>
      </w:r>
      <w:r w:rsidR="00BF4348">
        <w:t>It was hoped that applying the more refi</w:t>
      </w:r>
      <w:r w:rsidR="002801B7">
        <w:t>ned</w:t>
      </w:r>
      <w:r w:rsidR="00BF4348">
        <w:t xml:space="preserve"> approach to decimal ageing</w:t>
      </w:r>
      <w:r w:rsidR="00CD0B91">
        <w:t xml:space="preserve">, </w:t>
      </w:r>
      <w:r w:rsidR="00BF4348">
        <w:t>th</w:t>
      </w:r>
      <w:r w:rsidR="002801B7">
        <w:t>at the conflicts between the growth models from otolith ageing and length composition modes could be resolved</w:t>
      </w:r>
      <w:r w:rsidR="000D2305" w:rsidRPr="000D2305">
        <w:t xml:space="preserve"> </w:t>
      </w:r>
      <w:r w:rsidR="000D2305">
        <w:t xml:space="preserve">(i.e., </w:t>
      </w:r>
      <w:r w:rsidR="00CD0B91">
        <w:t>o</w:t>
      </w:r>
      <w:r w:rsidR="000D2305" w:rsidRPr="000D2305">
        <w:t xml:space="preserve">tolith data </w:t>
      </w:r>
      <w:r w:rsidR="000D2305">
        <w:t>suggested</w:t>
      </w:r>
      <w:r w:rsidR="000D2305" w:rsidRPr="000D2305">
        <w:t xml:space="preserve"> 15-20 cm per year</w:t>
      </w:r>
      <w:r w:rsidR="00783C31">
        <w:t xml:space="preserve"> growth on year</w:t>
      </w:r>
      <w:r w:rsidR="001010C1">
        <w:t xml:space="preserve">s </w:t>
      </w:r>
      <w:r w:rsidR="00783C31">
        <w:t>1-3</w:t>
      </w:r>
      <w:r w:rsidR="000D2305">
        <w:t>, t</w:t>
      </w:r>
      <w:r w:rsidR="000D2305" w:rsidRPr="000D2305">
        <w:t xml:space="preserve">roll fishery </w:t>
      </w:r>
      <w:r w:rsidR="000D2305">
        <w:t xml:space="preserve">length </w:t>
      </w:r>
      <w:r w:rsidR="000D2305" w:rsidRPr="000D2305">
        <w:t xml:space="preserve">data </w:t>
      </w:r>
      <w:r w:rsidR="001010C1">
        <w:t xml:space="preserve">modes </w:t>
      </w:r>
      <w:r w:rsidR="000D2305">
        <w:t>suggested</w:t>
      </w:r>
      <w:r w:rsidR="000D2305" w:rsidRPr="000D2305">
        <w:t xml:space="preserve"> 10 cm per year</w:t>
      </w:r>
      <w:r w:rsidR="000D2305">
        <w:t>)</w:t>
      </w:r>
      <w:r w:rsidR="002801B7">
        <w:t xml:space="preserve">. </w:t>
      </w:r>
      <w:r w:rsidR="00BF4348">
        <w:t xml:space="preserve">The work used previously collected and </w:t>
      </w:r>
      <w:r w:rsidR="007A118F">
        <w:t xml:space="preserve">prepared </w:t>
      </w:r>
      <w:r w:rsidR="00BF4348">
        <w:t xml:space="preserve">otoliths </w:t>
      </w:r>
      <w:r w:rsidR="007A118F">
        <w:t xml:space="preserve">from </w:t>
      </w:r>
      <w:r w:rsidR="00DE2E6F">
        <w:t>the WCPO (</w:t>
      </w:r>
      <w:r w:rsidR="00D56B5F">
        <w:t>Farley et al</w:t>
      </w:r>
      <w:r w:rsidR="00D61566">
        <w:t xml:space="preserve">. </w:t>
      </w:r>
      <w:r w:rsidR="00D56B5F">
        <w:t>201</w:t>
      </w:r>
      <w:r w:rsidR="00D61566">
        <w:t>2</w:t>
      </w:r>
      <w:r w:rsidR="007A118F">
        <w:t>,</w:t>
      </w:r>
      <w:r w:rsidR="00D61566">
        <w:t xml:space="preserve"> </w:t>
      </w:r>
      <w:hyperlink r:id="rId25" w:history="1">
        <w:r w:rsidR="008E5AB8" w:rsidRPr="008E5AB8">
          <w:rPr>
            <w:rStyle w:val="Hyperlink"/>
            <w:sz w:val="20"/>
            <w:szCs w:val="20"/>
            <w:lang w:val="en-NZ"/>
          </w:rPr>
          <w:t xml:space="preserve">WCPFC-SC8-2012/ SA-IP-15 </w:t>
        </w:r>
      </w:hyperlink>
      <w:r w:rsidR="008E5AB8">
        <w:rPr>
          <w:sz w:val="20"/>
          <w:szCs w:val="20"/>
          <w:lang w:val="en-NZ"/>
        </w:rPr>
        <w:t xml:space="preserve"> </w:t>
      </w:r>
      <w:r w:rsidR="00D61566">
        <w:t>)</w:t>
      </w:r>
      <w:r w:rsidR="007A118F">
        <w:t>. A total of 600 high-confidence otolith sections were re-read</w:t>
      </w:r>
      <w:r w:rsidR="00DE2E6F">
        <w:t>,</w:t>
      </w:r>
      <w:r w:rsidR="007A118F">
        <w:t xml:space="preserve"> and the annual zones measured. An addi</w:t>
      </w:r>
      <w:r w:rsidR="00DE2E6F">
        <w:t xml:space="preserve">tional </w:t>
      </w:r>
      <w:r w:rsidR="007A118F">
        <w:t xml:space="preserve">60 </w:t>
      </w:r>
      <w:r w:rsidR="00DE2E6F">
        <w:t>otoliths</w:t>
      </w:r>
      <w:r w:rsidR="007A118F">
        <w:t xml:space="preserve"> were prepared and read for daily age. </w:t>
      </w:r>
      <w:r w:rsidR="00641281">
        <w:t xml:space="preserve"> </w:t>
      </w:r>
    </w:p>
    <w:p w14:paraId="73316014" w14:textId="45308F33" w:rsidR="000D2305" w:rsidRDefault="000D2305" w:rsidP="004B06B9">
      <w:r>
        <w:t xml:space="preserve">The results showed that the </w:t>
      </w:r>
      <w:r w:rsidR="004B06B9">
        <w:t xml:space="preserve">revised decimal age at length was now consistent with the </w:t>
      </w:r>
      <w:r w:rsidR="001010C1">
        <w:t xml:space="preserve">length difference between </w:t>
      </w:r>
      <w:r w:rsidR="004B06B9">
        <w:t xml:space="preserve">three </w:t>
      </w:r>
      <w:r w:rsidR="001010C1">
        <w:t xml:space="preserve">annual </w:t>
      </w:r>
      <w:r w:rsidR="004B06B9">
        <w:t xml:space="preserve">modes in the NZ length composition data. </w:t>
      </w:r>
      <w:r w:rsidR="004B06B9" w:rsidRPr="004B06B9">
        <w:t>Results appear</w:t>
      </w:r>
      <w:r w:rsidR="004B06B9">
        <w:t>ed</w:t>
      </w:r>
      <w:r w:rsidR="004B06B9" w:rsidRPr="004B06B9">
        <w:t xml:space="preserve"> to </w:t>
      </w:r>
      <w:r w:rsidR="004B06B9">
        <w:t xml:space="preserve">have </w:t>
      </w:r>
      <w:r w:rsidR="004B06B9" w:rsidRPr="004B06B9">
        <w:t>resolve the inconsistency between the otolith length-at-age estimates and modes in the catch-at-size data for the New Zealand troll fishery</w:t>
      </w:r>
      <w:r w:rsidR="004B06B9">
        <w:t>, and s</w:t>
      </w:r>
      <w:r w:rsidR="004B06B9" w:rsidRPr="004B06B9">
        <w:t>upport</w:t>
      </w:r>
      <w:r w:rsidR="004B06B9">
        <w:t>ed</w:t>
      </w:r>
      <w:r w:rsidR="004B06B9" w:rsidRPr="004B06B9">
        <w:t xml:space="preserve"> use of the new age algorithm to estimate decimal age of South Pacific albacore.</w:t>
      </w:r>
    </w:p>
    <w:p w14:paraId="3E8BBF4A" w14:textId="77777777" w:rsidR="00CD0B91" w:rsidRDefault="00CD0B91" w:rsidP="00AC3848">
      <w:pPr>
        <w:rPr>
          <w:b/>
          <w:bCs/>
        </w:rPr>
      </w:pPr>
    </w:p>
    <w:p w14:paraId="482B5DE8" w14:textId="77777777" w:rsidR="00CD0B91" w:rsidRDefault="00CD0B91" w:rsidP="00AC3848">
      <w:pPr>
        <w:rPr>
          <w:b/>
          <w:bCs/>
        </w:rPr>
      </w:pPr>
    </w:p>
    <w:p w14:paraId="591453E2" w14:textId="12364CC2" w:rsidR="002801B7" w:rsidRPr="004B06B9" w:rsidRDefault="004B06B9" w:rsidP="00AC3848">
      <w:pPr>
        <w:rPr>
          <w:b/>
          <w:bCs/>
        </w:rPr>
      </w:pPr>
      <w:r w:rsidRPr="004B06B9">
        <w:rPr>
          <w:b/>
          <w:bCs/>
        </w:rPr>
        <w:t>Comments and discussion:</w:t>
      </w:r>
    </w:p>
    <w:p w14:paraId="1F43DCD5" w14:textId="580CD70F" w:rsidR="00004ADC" w:rsidRPr="00CD0B91" w:rsidRDefault="002B6664" w:rsidP="00616D80">
      <w:pPr>
        <w:pStyle w:val="ListParagraph"/>
        <w:numPr>
          <w:ilvl w:val="0"/>
          <w:numId w:val="48"/>
        </w:numPr>
        <w:rPr>
          <w:i/>
          <w:iCs/>
        </w:rPr>
      </w:pPr>
      <w:r w:rsidRPr="00CD0B91">
        <w:rPr>
          <w:b/>
          <w:bCs/>
          <w:i/>
          <w:iCs/>
        </w:rPr>
        <w:t>Question on how the new decimal ageing algorithm could be used to estimate birth dates, with the view to identifying the main periods of successful reproduction.</w:t>
      </w:r>
      <w:r w:rsidR="00E77C07" w:rsidRPr="00CD0B91">
        <w:rPr>
          <w:b/>
          <w:bCs/>
          <w:i/>
          <w:iCs/>
        </w:rPr>
        <w:t xml:space="preserve"> </w:t>
      </w:r>
      <w:r w:rsidR="00E77C07" w:rsidRPr="00CD0B91">
        <w:rPr>
          <w:i/>
          <w:iCs/>
        </w:rPr>
        <w:t>This is possible at perhaps monthly - seasonal resolution.</w:t>
      </w:r>
    </w:p>
    <w:p w14:paraId="2A04A451" w14:textId="3F5AB754" w:rsidR="00E77C07" w:rsidRPr="00CD0B91" w:rsidRDefault="00641281" w:rsidP="00616D80">
      <w:pPr>
        <w:pStyle w:val="ListParagraph"/>
        <w:numPr>
          <w:ilvl w:val="0"/>
          <w:numId w:val="48"/>
        </w:numPr>
        <w:rPr>
          <w:b/>
          <w:bCs/>
          <w:i/>
          <w:iCs/>
        </w:rPr>
      </w:pPr>
      <w:r w:rsidRPr="00CD0B91">
        <w:rPr>
          <w:b/>
          <w:bCs/>
          <w:i/>
          <w:iCs/>
        </w:rPr>
        <w:t>The improved growth curve suggests that including the otolith data in the model and using conditional age at length growth estimation within the model should provide a more reasonable estimate of growth tha</w:t>
      </w:r>
      <w:r w:rsidR="0023435E" w:rsidRPr="00CD0B91">
        <w:rPr>
          <w:b/>
          <w:bCs/>
          <w:i/>
          <w:iCs/>
        </w:rPr>
        <w:t>n</w:t>
      </w:r>
      <w:r w:rsidRPr="00CD0B91">
        <w:rPr>
          <w:b/>
          <w:bCs/>
          <w:i/>
          <w:iCs/>
        </w:rPr>
        <w:t xml:space="preserve"> was the case in previous attempts. Also</w:t>
      </w:r>
      <w:r w:rsidR="0023435E" w:rsidRPr="00CD0B91">
        <w:rPr>
          <w:b/>
          <w:bCs/>
          <w:i/>
          <w:iCs/>
        </w:rPr>
        <w:t>,</w:t>
      </w:r>
      <w:r w:rsidRPr="00CD0B91">
        <w:rPr>
          <w:b/>
          <w:bCs/>
          <w:i/>
          <w:iCs/>
        </w:rPr>
        <w:t xml:space="preserve"> possible to fix the growth parameters, but preferable to let the model estimate based on all the data.</w:t>
      </w:r>
    </w:p>
    <w:p w14:paraId="18A375C0" w14:textId="72F283F2" w:rsidR="00607A40" w:rsidRDefault="00641281" w:rsidP="00616D80">
      <w:pPr>
        <w:pStyle w:val="ListParagraph"/>
        <w:numPr>
          <w:ilvl w:val="0"/>
          <w:numId w:val="48"/>
        </w:numPr>
      </w:pPr>
      <w:r w:rsidRPr="00CD0B91">
        <w:rPr>
          <w:b/>
          <w:bCs/>
          <w:i/>
          <w:iCs/>
        </w:rPr>
        <w:t xml:space="preserve">Comment on the spatial growth variation, </w:t>
      </w:r>
      <w:r w:rsidR="00CD0B91">
        <w:rPr>
          <w:b/>
          <w:bCs/>
          <w:i/>
          <w:iCs/>
        </w:rPr>
        <w:t xml:space="preserve">that </w:t>
      </w:r>
      <w:r w:rsidRPr="00CD0B91">
        <w:rPr>
          <w:b/>
          <w:bCs/>
          <w:i/>
          <w:iCs/>
        </w:rPr>
        <w:t xml:space="preserve">greater variation </w:t>
      </w:r>
      <w:r w:rsidR="00CD0B91">
        <w:rPr>
          <w:b/>
          <w:bCs/>
          <w:i/>
          <w:iCs/>
        </w:rPr>
        <w:t xml:space="preserve">occurs </w:t>
      </w:r>
      <w:r w:rsidRPr="00CD0B91">
        <w:rPr>
          <w:b/>
          <w:bCs/>
          <w:i/>
          <w:iCs/>
        </w:rPr>
        <w:t xml:space="preserve">east to west versus north to south. </w:t>
      </w:r>
      <w:r w:rsidR="008927AA" w:rsidRPr="00CD0B91">
        <w:rPr>
          <w:b/>
          <w:bCs/>
          <w:i/>
          <w:iCs/>
        </w:rPr>
        <w:t>Have the authors considered how they can deal with spatially varying growth</w:t>
      </w:r>
      <w:r w:rsidR="00CD0B91">
        <w:rPr>
          <w:b/>
          <w:bCs/>
          <w:i/>
          <w:iCs/>
        </w:rPr>
        <w:t>?</w:t>
      </w:r>
      <w:r w:rsidR="008927AA" w:rsidRPr="00CD0B91">
        <w:rPr>
          <w:b/>
          <w:bCs/>
          <w:i/>
          <w:iCs/>
        </w:rPr>
        <w:t xml:space="preserve"> </w:t>
      </w:r>
      <w:r w:rsidR="008927AA">
        <w:t xml:space="preserve">MFCL cannot deal with spatially varying growth, this is an area that needs greater consideration </w:t>
      </w:r>
      <w:r w:rsidR="0023435E">
        <w:t>in</w:t>
      </w:r>
      <w:r w:rsidR="008927AA">
        <w:t xml:space="preserve"> future model development.</w:t>
      </w:r>
      <w:r w:rsidR="00607A40">
        <w:t xml:space="preserve"> Also, an issue that we don’t have small fish from the easter</w:t>
      </w:r>
      <w:r w:rsidR="0023435E">
        <w:t>n</w:t>
      </w:r>
      <w:r w:rsidR="00607A40">
        <w:t xml:space="preserve"> region in the growth data set. Seems like we will have limited choice but to use the average growth model.</w:t>
      </w:r>
    </w:p>
    <w:p w14:paraId="6A41F293" w14:textId="39A00B2B" w:rsidR="00641281" w:rsidRPr="00CD0B91" w:rsidRDefault="00607A40" w:rsidP="00616D80">
      <w:pPr>
        <w:pStyle w:val="ListParagraph"/>
        <w:numPr>
          <w:ilvl w:val="0"/>
          <w:numId w:val="48"/>
        </w:numPr>
        <w:rPr>
          <w:b/>
          <w:bCs/>
          <w:i/>
          <w:iCs/>
        </w:rPr>
      </w:pPr>
      <w:r w:rsidRPr="00CD0B91">
        <w:rPr>
          <w:b/>
          <w:bCs/>
          <w:i/>
          <w:iCs/>
        </w:rPr>
        <w:t xml:space="preserve">Comment that maybe a weighted average by sampling region is more appropriate. </w:t>
      </w:r>
    </w:p>
    <w:p w14:paraId="4D5C7D7D" w14:textId="6769C0CD" w:rsidR="00607A40" w:rsidRPr="00CD0B91" w:rsidRDefault="00607A40" w:rsidP="00616D80">
      <w:pPr>
        <w:pStyle w:val="ListParagraph"/>
        <w:numPr>
          <w:ilvl w:val="0"/>
          <w:numId w:val="48"/>
        </w:numPr>
        <w:rPr>
          <w:b/>
          <w:bCs/>
          <w:i/>
          <w:iCs/>
        </w:rPr>
      </w:pPr>
      <w:r w:rsidRPr="00CD0B91">
        <w:rPr>
          <w:b/>
          <w:bCs/>
          <w:i/>
          <w:iCs/>
        </w:rPr>
        <w:t>Furthers suggestion related to dealing with regionally varying growth included: down weighting the length composition data, have a smaller/young</w:t>
      </w:r>
      <w:r w:rsidR="0023435E" w:rsidRPr="00CD0B91">
        <w:rPr>
          <w:b/>
          <w:bCs/>
          <w:i/>
          <w:iCs/>
        </w:rPr>
        <w:t>er</w:t>
      </w:r>
      <w:r w:rsidRPr="00CD0B91">
        <w:rPr>
          <w:b/>
          <w:bCs/>
          <w:i/>
          <w:iCs/>
        </w:rPr>
        <w:t xml:space="preserve"> plus group.</w:t>
      </w:r>
    </w:p>
    <w:p w14:paraId="1C8BE550" w14:textId="56E4697F" w:rsidR="008927AA" w:rsidRPr="00CD0B91" w:rsidRDefault="00283108" w:rsidP="00616D80">
      <w:pPr>
        <w:pStyle w:val="ListParagraph"/>
        <w:numPr>
          <w:ilvl w:val="0"/>
          <w:numId w:val="48"/>
        </w:numPr>
        <w:rPr>
          <w:b/>
          <w:bCs/>
          <w:i/>
          <w:iCs/>
          <w:color w:val="0D0D0D" w:themeColor="text1" w:themeTint="F2"/>
        </w:rPr>
      </w:pPr>
      <w:r w:rsidRPr="00CD0B91">
        <w:rPr>
          <w:b/>
          <w:bCs/>
          <w:i/>
          <w:iCs/>
          <w:color w:val="0D0D0D" w:themeColor="text1" w:themeTint="F2"/>
        </w:rPr>
        <w:t>It was also noted in the earlier analysis of the albacore growth,</w:t>
      </w:r>
      <w:r w:rsidR="0023435E" w:rsidRPr="00CD0B91">
        <w:rPr>
          <w:b/>
          <w:bCs/>
          <w:i/>
          <w:iCs/>
          <w:color w:val="0D0D0D" w:themeColor="text1" w:themeTint="F2"/>
        </w:rPr>
        <w:t xml:space="preserve"> that</w:t>
      </w:r>
      <w:r w:rsidRPr="00CD0B91">
        <w:rPr>
          <w:b/>
          <w:bCs/>
          <w:i/>
          <w:iCs/>
          <w:color w:val="0D0D0D" w:themeColor="text1" w:themeTint="F2"/>
        </w:rPr>
        <w:t xml:space="preserve"> longitude was a significant effect, but as mentioned earlier, statistical significance does not necessarily equate to a significant influence on model estimations.</w:t>
      </w:r>
    </w:p>
    <w:p w14:paraId="5EB1B25B" w14:textId="66954395" w:rsidR="00283108" w:rsidRPr="00CD0B91" w:rsidRDefault="00283108" w:rsidP="00616D80">
      <w:pPr>
        <w:pStyle w:val="ListParagraph"/>
        <w:numPr>
          <w:ilvl w:val="0"/>
          <w:numId w:val="48"/>
        </w:numPr>
        <w:rPr>
          <w:b/>
          <w:bCs/>
          <w:i/>
          <w:iCs/>
          <w:color w:val="0D0D0D" w:themeColor="text1" w:themeTint="F2"/>
        </w:rPr>
      </w:pPr>
      <w:bookmarkStart w:id="956" w:name="_Hlk75420517"/>
      <w:r w:rsidRPr="00CD0B91">
        <w:rPr>
          <w:b/>
          <w:bCs/>
          <w:i/>
          <w:iCs/>
          <w:color w:val="0D0D0D" w:themeColor="text1" w:themeTint="F2"/>
        </w:rPr>
        <w:t>Comment that</w:t>
      </w:r>
      <w:r w:rsidR="00CD0B91">
        <w:rPr>
          <w:b/>
          <w:bCs/>
          <w:i/>
          <w:iCs/>
          <w:color w:val="0D0D0D" w:themeColor="text1" w:themeTint="F2"/>
        </w:rPr>
        <w:t>,</w:t>
      </w:r>
      <w:r w:rsidRPr="00CD0B91">
        <w:rPr>
          <w:b/>
          <w:bCs/>
          <w:i/>
          <w:iCs/>
          <w:color w:val="0D0D0D" w:themeColor="text1" w:themeTint="F2"/>
        </w:rPr>
        <w:t xml:space="preserve"> encouragingly</w:t>
      </w:r>
      <w:r w:rsidR="00CD0B91">
        <w:rPr>
          <w:b/>
          <w:bCs/>
          <w:i/>
          <w:iCs/>
          <w:color w:val="0D0D0D" w:themeColor="text1" w:themeTint="F2"/>
        </w:rPr>
        <w:t>,</w:t>
      </w:r>
      <w:r w:rsidRPr="00CD0B91">
        <w:rPr>
          <w:b/>
          <w:bCs/>
          <w:i/>
          <w:iCs/>
          <w:color w:val="0D0D0D" w:themeColor="text1" w:themeTint="F2"/>
        </w:rPr>
        <w:t xml:space="preserve"> </w:t>
      </w:r>
      <w:r w:rsidR="0023435E" w:rsidRPr="00CD0B91">
        <w:rPr>
          <w:b/>
          <w:bCs/>
          <w:i/>
          <w:iCs/>
          <w:color w:val="0D0D0D" w:themeColor="text1" w:themeTint="F2"/>
        </w:rPr>
        <w:t xml:space="preserve">spatial </w:t>
      </w:r>
      <w:r w:rsidRPr="00CD0B91">
        <w:rPr>
          <w:b/>
          <w:bCs/>
          <w:i/>
          <w:iCs/>
          <w:color w:val="0D0D0D" w:themeColor="text1" w:themeTint="F2"/>
        </w:rPr>
        <w:t>differences in L</w:t>
      </w:r>
      <w:r w:rsidRPr="00D23415">
        <w:rPr>
          <w:b/>
          <w:bCs/>
          <w:i/>
          <w:iCs/>
          <w:color w:val="0D0D0D" w:themeColor="text1" w:themeTint="F2"/>
          <w:vertAlign w:val="subscript"/>
        </w:rPr>
        <w:t>inf</w:t>
      </w:r>
      <w:r w:rsidR="0023435E" w:rsidRPr="00CD0B91">
        <w:rPr>
          <w:b/>
          <w:bCs/>
          <w:i/>
          <w:iCs/>
          <w:color w:val="0D0D0D" w:themeColor="text1" w:themeTint="F2"/>
        </w:rPr>
        <w:t xml:space="preserve"> are </w:t>
      </w:r>
      <w:r w:rsidRPr="00CD0B91">
        <w:rPr>
          <w:b/>
          <w:bCs/>
          <w:i/>
          <w:iCs/>
          <w:color w:val="0D0D0D" w:themeColor="text1" w:themeTint="F2"/>
        </w:rPr>
        <w:t xml:space="preserve">not that great and this parameter tends to have an influence on estimates of management quantities. However, this was followed with a comment that most of the fish </w:t>
      </w:r>
      <w:r w:rsidR="0023435E" w:rsidRPr="00CD0B91">
        <w:rPr>
          <w:b/>
          <w:bCs/>
          <w:i/>
          <w:iCs/>
          <w:color w:val="0D0D0D" w:themeColor="text1" w:themeTint="F2"/>
        </w:rPr>
        <w:t xml:space="preserve">that </w:t>
      </w:r>
      <w:r w:rsidRPr="00CD0B91">
        <w:rPr>
          <w:b/>
          <w:bCs/>
          <w:i/>
          <w:iCs/>
          <w:color w:val="0D0D0D" w:themeColor="text1" w:themeTint="F2"/>
        </w:rPr>
        <w:t>are caught are at the 4-6 yr ages whe</w:t>
      </w:r>
      <w:r w:rsidR="00CD0B91">
        <w:rPr>
          <w:b/>
          <w:bCs/>
          <w:i/>
          <w:iCs/>
          <w:color w:val="0D0D0D" w:themeColor="text1" w:themeTint="F2"/>
        </w:rPr>
        <w:t>re</w:t>
      </w:r>
      <w:r w:rsidRPr="00CD0B91">
        <w:rPr>
          <w:b/>
          <w:bCs/>
          <w:i/>
          <w:iCs/>
          <w:color w:val="0D0D0D" w:themeColor="text1" w:themeTint="F2"/>
        </w:rPr>
        <w:t xml:space="preserve"> the length at age difference</w:t>
      </w:r>
      <w:r w:rsidR="00CD0B91">
        <w:rPr>
          <w:b/>
          <w:bCs/>
          <w:i/>
          <w:iCs/>
          <w:color w:val="0D0D0D" w:themeColor="text1" w:themeTint="F2"/>
        </w:rPr>
        <w:t>s</w:t>
      </w:r>
      <w:r w:rsidRPr="00CD0B91">
        <w:rPr>
          <w:b/>
          <w:bCs/>
          <w:i/>
          <w:iCs/>
          <w:color w:val="0D0D0D" w:themeColor="text1" w:themeTint="F2"/>
        </w:rPr>
        <w:t xml:space="preserve"> are the largest.</w:t>
      </w:r>
    </w:p>
    <w:bookmarkEnd w:id="956"/>
    <w:p w14:paraId="2F77871E" w14:textId="3B3E895B" w:rsidR="00283108" w:rsidRPr="00CD0B91" w:rsidRDefault="00283108" w:rsidP="00616D80">
      <w:pPr>
        <w:pStyle w:val="ListParagraph"/>
        <w:numPr>
          <w:ilvl w:val="0"/>
          <w:numId w:val="48"/>
        </w:numPr>
        <w:rPr>
          <w:color w:val="0D0D0D" w:themeColor="text1" w:themeTint="F2"/>
        </w:rPr>
      </w:pPr>
      <w:r w:rsidRPr="00CD0B91">
        <w:rPr>
          <w:b/>
          <w:bCs/>
          <w:i/>
          <w:iCs/>
          <w:color w:val="0D0D0D" w:themeColor="text1" w:themeTint="F2"/>
        </w:rPr>
        <w:t>Comment that originally the NZ troll size composition was fitted at a monthly scale</w:t>
      </w:r>
      <w:r w:rsidR="0023435E" w:rsidRPr="00CD0B91">
        <w:rPr>
          <w:b/>
          <w:bCs/>
          <w:i/>
          <w:iCs/>
          <w:color w:val="0D0D0D" w:themeColor="text1" w:themeTint="F2"/>
        </w:rPr>
        <w:t>,</w:t>
      </w:r>
      <w:r w:rsidRPr="00CD0B91">
        <w:rPr>
          <w:b/>
          <w:bCs/>
          <w:i/>
          <w:iCs/>
          <w:color w:val="0D0D0D" w:themeColor="text1" w:themeTint="F2"/>
        </w:rPr>
        <w:t xml:space="preserve"> but this was change</w:t>
      </w:r>
      <w:r w:rsidR="0023435E" w:rsidRPr="00CD0B91">
        <w:rPr>
          <w:b/>
          <w:bCs/>
          <w:i/>
          <w:iCs/>
          <w:color w:val="0D0D0D" w:themeColor="text1" w:themeTint="F2"/>
        </w:rPr>
        <w:t>d</w:t>
      </w:r>
      <w:r w:rsidRPr="00CD0B91">
        <w:rPr>
          <w:b/>
          <w:bCs/>
          <w:i/>
          <w:iCs/>
          <w:color w:val="0D0D0D" w:themeColor="text1" w:themeTint="F2"/>
        </w:rPr>
        <w:t xml:space="preserve"> when the otolith growth – length frequency growth conflicts were noted. Now the two growth estimation approaches seem similar</w:t>
      </w:r>
      <w:r w:rsidR="002F5912" w:rsidRPr="00CD0B91">
        <w:rPr>
          <w:b/>
          <w:bCs/>
          <w:i/>
          <w:iCs/>
          <w:color w:val="0D0D0D" w:themeColor="text1" w:themeTint="F2"/>
        </w:rPr>
        <w:t>,</w:t>
      </w:r>
      <w:r w:rsidRPr="00CD0B91">
        <w:rPr>
          <w:b/>
          <w:bCs/>
          <w:i/>
          <w:iCs/>
          <w:color w:val="0D0D0D" w:themeColor="text1" w:themeTint="F2"/>
        </w:rPr>
        <w:t xml:space="preserve"> worth to go back and try fitting the troll data at monthly scale. </w:t>
      </w:r>
      <w:r w:rsidRPr="00CD0B91">
        <w:rPr>
          <w:color w:val="0D0D0D" w:themeColor="text1" w:themeTint="F2"/>
        </w:rPr>
        <w:t>Monthly fitting to troll length data will be tried.</w:t>
      </w:r>
    </w:p>
    <w:p w14:paraId="34519B11" w14:textId="1EB552D8" w:rsidR="006C4F45" w:rsidRPr="00192941" w:rsidRDefault="002F5912" w:rsidP="00616D80">
      <w:pPr>
        <w:pStyle w:val="ListParagraph"/>
        <w:numPr>
          <w:ilvl w:val="0"/>
          <w:numId w:val="48"/>
        </w:numPr>
        <w:rPr>
          <w:color w:val="0D0D0D" w:themeColor="text1" w:themeTint="F2"/>
        </w:rPr>
      </w:pPr>
      <w:r w:rsidRPr="00192941">
        <w:rPr>
          <w:b/>
          <w:bCs/>
          <w:i/>
          <w:iCs/>
          <w:color w:val="0D0D0D" w:themeColor="text1" w:themeTint="F2"/>
        </w:rPr>
        <w:t>Question on what month should be the birthday for albacore?</w:t>
      </w:r>
      <w:r w:rsidRPr="00192941">
        <w:rPr>
          <w:color w:val="0D0D0D" w:themeColor="text1" w:themeTint="F2"/>
        </w:rPr>
        <w:t xml:space="preserve"> </w:t>
      </w:r>
      <w:r w:rsidR="006C4F45" w:rsidRPr="00192941">
        <w:rPr>
          <w:color w:val="0D0D0D" w:themeColor="text1" w:themeTint="F2"/>
        </w:rPr>
        <w:t xml:space="preserve">Feb-Apr </w:t>
      </w:r>
      <w:r w:rsidR="0023435E" w:rsidRPr="00192941">
        <w:rPr>
          <w:color w:val="0D0D0D" w:themeColor="text1" w:themeTint="F2"/>
        </w:rPr>
        <w:t xml:space="preserve">are the estimated </w:t>
      </w:r>
      <w:r w:rsidR="006C4F45" w:rsidRPr="00192941">
        <w:rPr>
          <w:color w:val="0D0D0D" w:themeColor="text1" w:themeTint="F2"/>
        </w:rPr>
        <w:t>birth months.</w:t>
      </w:r>
    </w:p>
    <w:p w14:paraId="66B280E3" w14:textId="0147A355" w:rsidR="00004ADC" w:rsidRPr="002F5912" w:rsidRDefault="002F5912" w:rsidP="006C4F45">
      <w:pPr>
        <w:pStyle w:val="Heading3"/>
      </w:pPr>
      <w:r>
        <w:t>Biological assumptions, multi-sex v single sex</w:t>
      </w:r>
    </w:p>
    <w:p w14:paraId="5F5712DA" w14:textId="164DD83B" w:rsidR="00004ADC" w:rsidRDefault="002F5912" w:rsidP="002F5912">
      <w:r>
        <w:t>Presentation on the proposed biological assumptions was provided by Claudio Castillo Jordon. Most of the biological assumptions will follow those used in the previous assessment</w:t>
      </w:r>
      <w:r w:rsidR="0023435E">
        <w:t>,</w:t>
      </w:r>
      <w:r>
        <w:t xml:space="preserve"> with the exception of growth, that will use the </w:t>
      </w:r>
      <w:r w:rsidR="0023435E">
        <w:t xml:space="preserve">new </w:t>
      </w:r>
      <w:r>
        <w:t xml:space="preserve">growth data. </w:t>
      </w:r>
      <w:r w:rsidRPr="002F5912">
        <w:t>M was very influential in last assessment, </w:t>
      </w:r>
      <w:r w:rsidR="00192941">
        <w:t>may consider</w:t>
      </w:r>
      <w:r w:rsidRPr="002F5912">
        <w:t> M from the north Pacific albacore (M-at-age; Teo, 2017)</w:t>
      </w:r>
      <w:r w:rsidR="0023435E">
        <w:t xml:space="preserve">, and </w:t>
      </w:r>
      <w:r w:rsidR="00192941">
        <w:t>explore</w:t>
      </w:r>
      <w:r w:rsidR="0023435E">
        <w:t xml:space="preserve"> other approaches to estimate with the new growth data</w:t>
      </w:r>
      <w:r w:rsidR="00192941">
        <w:t xml:space="preserve">, not decided on the approach yet, but expect M to be an </w:t>
      </w:r>
      <w:r w:rsidR="002F6467">
        <w:t xml:space="preserve">axis in the </w:t>
      </w:r>
      <w:r w:rsidR="00192941">
        <w:t>uncertainty grid.</w:t>
      </w:r>
    </w:p>
    <w:p w14:paraId="3664ADB9" w14:textId="0F90EFBA" w:rsidR="00A22D42" w:rsidRDefault="002F5912" w:rsidP="002F5912">
      <w:r>
        <w:t>The previous assessment recommended development</w:t>
      </w:r>
      <w:r w:rsidRPr="002F5912">
        <w:t xml:space="preserve"> of a sex-specific assessment model for South Pacific albacore, allowing sex specific settings for key demographic parameters, such as natural mortality and growth. </w:t>
      </w:r>
      <w:r w:rsidR="00A22D42">
        <w:t>P</w:t>
      </w:r>
      <w:r>
        <w:t>lan to look into this option</w:t>
      </w:r>
      <w:r w:rsidR="0023435E">
        <w:t>, but data is limited</w:t>
      </w:r>
      <w:r>
        <w:t xml:space="preserve">. </w:t>
      </w:r>
      <w:r w:rsidR="00A22D42">
        <w:t>Data on spatial distribution of samples w</w:t>
      </w:r>
      <w:r w:rsidR="0023435E">
        <w:t>h</w:t>
      </w:r>
      <w:r w:rsidR="00A22D42">
        <w:t>ere sex specific length composition data are available was shown, indicating that this data is concentrated in New Caledonia, Fiji, Tonga and French Polynesia</w:t>
      </w:r>
      <w:r w:rsidR="00192941">
        <w:t>, where observer good programmes occur</w:t>
      </w:r>
      <w:r w:rsidR="00A22D42">
        <w:t>.</w:t>
      </w:r>
      <w:r w:rsidR="001D2592">
        <w:t xml:space="preserve"> </w:t>
      </w:r>
      <w:r w:rsidR="00A22D42">
        <w:t>Data available shows higher proportions of males for larger length classes. Female proportion</w:t>
      </w:r>
      <w:r w:rsidR="0023435E">
        <w:t>s</w:t>
      </w:r>
      <w:r w:rsidR="00A22D42">
        <w:t xml:space="preserve"> start dropping below 50% on average from around 9</w:t>
      </w:r>
      <w:r w:rsidR="00D03F49">
        <w:t>0</w:t>
      </w:r>
      <w:r w:rsidR="00A22D42">
        <w:t xml:space="preserve"> cm.</w:t>
      </w:r>
    </w:p>
    <w:p w14:paraId="52CDC676" w14:textId="0C3ECA7E" w:rsidR="00004ADC" w:rsidRPr="001D2592" w:rsidRDefault="001D2592" w:rsidP="00AC3848">
      <w:pPr>
        <w:rPr>
          <w:b/>
          <w:bCs/>
        </w:rPr>
      </w:pPr>
      <w:r w:rsidRPr="001D2592">
        <w:rPr>
          <w:b/>
          <w:bCs/>
        </w:rPr>
        <w:t>Comments and discussion:</w:t>
      </w:r>
    </w:p>
    <w:p w14:paraId="25A0F5C4" w14:textId="2F7377C5" w:rsidR="00004ADC" w:rsidRPr="001D2592" w:rsidRDefault="001D2592" w:rsidP="00616D80">
      <w:pPr>
        <w:pStyle w:val="ListParagraph"/>
        <w:numPr>
          <w:ilvl w:val="0"/>
          <w:numId w:val="49"/>
        </w:numPr>
      </w:pPr>
      <w:r w:rsidRPr="00192941">
        <w:rPr>
          <w:b/>
          <w:bCs/>
          <w:i/>
          <w:iCs/>
        </w:rPr>
        <w:t>It was commented that although worthwhile considering the M estimate for North Pacific albacore, now that the new growth data is available, also should explore meta-analytical approaches to estimate M.</w:t>
      </w:r>
      <w:r>
        <w:t xml:space="preserve"> This will be done</w:t>
      </w:r>
      <w:r w:rsidR="00192941">
        <w:t xml:space="preserve"> and preferable to use the most stock relevant information.</w:t>
      </w:r>
    </w:p>
    <w:p w14:paraId="64CF9B33" w14:textId="74953CBF" w:rsidR="00004ADC" w:rsidRPr="00E346E4" w:rsidRDefault="00E346E4" w:rsidP="00616D80">
      <w:pPr>
        <w:pStyle w:val="ListParagraph"/>
        <w:numPr>
          <w:ilvl w:val="0"/>
          <w:numId w:val="49"/>
        </w:numPr>
      </w:pPr>
      <w:r w:rsidRPr="00192941">
        <w:rPr>
          <w:b/>
          <w:bCs/>
          <w:i/>
          <w:iCs/>
        </w:rPr>
        <w:t>Follow-up on sex structured modelling, key issue is selectivity differences, what do you do if you don’t have sex</w:t>
      </w:r>
      <w:r w:rsidR="00D23415">
        <w:rPr>
          <w:b/>
          <w:bCs/>
          <w:i/>
          <w:iCs/>
        </w:rPr>
        <w:t>-</w:t>
      </w:r>
      <w:r w:rsidRPr="00192941">
        <w:rPr>
          <w:b/>
          <w:bCs/>
          <w:i/>
          <w:iCs/>
        </w:rPr>
        <w:t xml:space="preserve">specific length composition for some fisheries and not others, to estimate selectivity by sex. Various options for dealing with this were proposed. </w:t>
      </w:r>
      <w:r>
        <w:t xml:space="preserve">Response that the lack of sex specific data is a barrier, in </w:t>
      </w:r>
      <w:r w:rsidR="0023435E">
        <w:t xml:space="preserve">the </w:t>
      </w:r>
      <w:r>
        <w:t xml:space="preserve">past for sex specific models we assume selectivity is similar by length and if growth is different this will result in different selectivity at age. As we don’t have good coverage of sex specific data any </w:t>
      </w:r>
      <w:r w:rsidR="00D23415">
        <w:t>sex-</w:t>
      </w:r>
      <w:r>
        <w:t xml:space="preserve">specific model </w:t>
      </w:r>
      <w:r w:rsidR="0023435E">
        <w:t xml:space="preserve">we might try </w:t>
      </w:r>
      <w:r>
        <w:t xml:space="preserve">would likely be fit to aggregated data. </w:t>
      </w:r>
    </w:p>
    <w:p w14:paraId="3DFF9FC3" w14:textId="5E1D5A08" w:rsidR="00004ADC" w:rsidRPr="00192941" w:rsidRDefault="006618B3" w:rsidP="00616D80">
      <w:pPr>
        <w:pStyle w:val="ListParagraph"/>
        <w:numPr>
          <w:ilvl w:val="0"/>
          <w:numId w:val="49"/>
        </w:numPr>
        <w:rPr>
          <w:b/>
          <w:bCs/>
          <w:i/>
          <w:iCs/>
        </w:rPr>
      </w:pPr>
      <w:r w:rsidRPr="00192941">
        <w:rPr>
          <w:b/>
          <w:bCs/>
          <w:i/>
          <w:iCs/>
        </w:rPr>
        <w:t>Noted that there is no sex specific data for the EPO.</w:t>
      </w:r>
    </w:p>
    <w:p w14:paraId="12968061" w14:textId="6EF67529" w:rsidR="00371517" w:rsidRDefault="00371517" w:rsidP="00371517">
      <w:pPr>
        <w:pStyle w:val="Heading2"/>
      </w:pPr>
      <w:r>
        <w:t xml:space="preserve">Stepwise diagnostic development </w:t>
      </w:r>
    </w:p>
    <w:p w14:paraId="3DC98613" w14:textId="4F93C870" w:rsidR="00004ADC" w:rsidRDefault="00371517" w:rsidP="00AC3848">
      <w:r>
        <w:t xml:space="preserve">New features </w:t>
      </w:r>
      <w:r w:rsidR="00192941">
        <w:t>to be explored for</w:t>
      </w:r>
      <w:r>
        <w:t xml:space="preserve"> the 2021 assessment were summarised: </w:t>
      </w:r>
    </w:p>
    <w:p w14:paraId="0CD4A60D" w14:textId="676717D3" w:rsidR="00371517" w:rsidRPr="00371517" w:rsidRDefault="00371517" w:rsidP="00616D80">
      <w:pPr>
        <w:pStyle w:val="ListParagraph"/>
        <w:numPr>
          <w:ilvl w:val="0"/>
          <w:numId w:val="20"/>
        </w:numPr>
      </w:pPr>
      <w:r w:rsidRPr="00371517">
        <w:t xml:space="preserve">Different spatial structure: south Pacific wide </w:t>
      </w:r>
    </w:p>
    <w:p w14:paraId="54F2F146" w14:textId="77777777" w:rsidR="00371517" w:rsidRPr="00371517" w:rsidRDefault="00371517" w:rsidP="00616D80">
      <w:pPr>
        <w:pStyle w:val="ListParagraph"/>
        <w:numPr>
          <w:ilvl w:val="0"/>
          <w:numId w:val="20"/>
        </w:numPr>
      </w:pPr>
      <w:r w:rsidRPr="00371517">
        <w:t>Recruitment per year (annually, quarterly, seasonal, orthogonal polynomial method?)</w:t>
      </w:r>
    </w:p>
    <w:p w14:paraId="071EFF3F" w14:textId="77777777" w:rsidR="00371517" w:rsidRPr="00371517" w:rsidRDefault="00371517" w:rsidP="00616D80">
      <w:pPr>
        <w:pStyle w:val="ListParagraph"/>
        <w:numPr>
          <w:ilvl w:val="0"/>
          <w:numId w:val="20"/>
        </w:numPr>
      </w:pPr>
      <w:r w:rsidRPr="00371517">
        <w:t>Recruitment zones (region 3 and 4 – was restricted to southern WCPO region in 2018)</w:t>
      </w:r>
    </w:p>
    <w:p w14:paraId="4B32CE2E" w14:textId="77777777" w:rsidR="00371517" w:rsidRPr="00371517" w:rsidRDefault="00371517" w:rsidP="00616D80">
      <w:pPr>
        <w:pStyle w:val="ListParagraph"/>
        <w:numPr>
          <w:ilvl w:val="0"/>
          <w:numId w:val="20"/>
        </w:numPr>
      </w:pPr>
      <w:r w:rsidRPr="00371517">
        <w:t>New growth parameters (from CSIRO)</w:t>
      </w:r>
    </w:p>
    <w:p w14:paraId="771CA0AF" w14:textId="77777777" w:rsidR="00371517" w:rsidRPr="00371517" w:rsidRDefault="00371517" w:rsidP="00616D80">
      <w:pPr>
        <w:pStyle w:val="ListParagraph"/>
        <w:numPr>
          <w:ilvl w:val="0"/>
          <w:numId w:val="20"/>
        </w:numPr>
      </w:pPr>
      <w:r w:rsidRPr="00371517">
        <w:t>Estimate all the growth parameters?</w:t>
      </w:r>
    </w:p>
    <w:p w14:paraId="204D61F2" w14:textId="77777777" w:rsidR="00371517" w:rsidRPr="00371517" w:rsidRDefault="00371517" w:rsidP="00616D80">
      <w:pPr>
        <w:pStyle w:val="ListParagraph"/>
        <w:numPr>
          <w:ilvl w:val="0"/>
          <w:numId w:val="20"/>
        </w:numPr>
      </w:pPr>
      <w:r w:rsidRPr="00371517">
        <w:t>Single or split CPUE time series?</w:t>
      </w:r>
    </w:p>
    <w:p w14:paraId="53B34ADE" w14:textId="737D5AB5" w:rsidR="00371517" w:rsidRPr="00371517" w:rsidRDefault="00371517" w:rsidP="00616D80">
      <w:pPr>
        <w:pStyle w:val="ListParagraph"/>
        <w:numPr>
          <w:ilvl w:val="0"/>
          <w:numId w:val="20"/>
        </w:numPr>
      </w:pPr>
      <w:r w:rsidRPr="00371517">
        <w:t>M using new growth?</w:t>
      </w:r>
    </w:p>
    <w:p w14:paraId="0B9ED19C" w14:textId="0EB348E8" w:rsidR="00004ADC" w:rsidRDefault="00371517" w:rsidP="00616D80">
      <w:pPr>
        <w:pStyle w:val="ListParagraph"/>
        <w:numPr>
          <w:ilvl w:val="0"/>
          <w:numId w:val="20"/>
        </w:numPr>
      </w:pPr>
      <w:r w:rsidRPr="00371517">
        <w:t>MFCL new version (v2.0.8</w:t>
      </w:r>
      <w:r>
        <w:t>.0</w:t>
      </w:r>
      <w:r w:rsidRPr="00371517">
        <w:t>), including testing of SSMULT for size data weighting.</w:t>
      </w:r>
    </w:p>
    <w:p w14:paraId="21FF56A6" w14:textId="46509AA1" w:rsidR="00004ADC" w:rsidRDefault="00371517" w:rsidP="00AC3848">
      <w:r>
        <w:t xml:space="preserve">An initial </w:t>
      </w:r>
      <w:r w:rsidR="0023435E">
        <w:t>plan</w:t>
      </w:r>
      <w:r>
        <w:t xml:space="preserve"> for the stepwise diagnostic model development was discussed. This is likely to change as the model development progresses. Key steps will </w:t>
      </w:r>
      <w:r w:rsidR="00B51A99">
        <w:t xml:space="preserve">involve </w:t>
      </w:r>
      <w:r>
        <w:t>in</w:t>
      </w:r>
      <w:r w:rsidR="00B51A99">
        <w:t>troducing</w:t>
      </w:r>
      <w:r>
        <w:t xml:space="preserve"> the new growth, new spatial structure, movement </w:t>
      </w:r>
      <w:r w:rsidR="0023435E">
        <w:t>with</w:t>
      </w:r>
      <w:r>
        <w:t xml:space="preserve"> SEAPODYM, </w:t>
      </w:r>
      <w:r w:rsidR="00B51A99">
        <w:t>recruitment distribution</w:t>
      </w:r>
      <w:r w:rsidR="0023435E">
        <w:t xml:space="preserve"> (annual, orthogonal)</w:t>
      </w:r>
      <w:r w:rsidR="00B51A99">
        <w:t>, CPUE approaches.</w:t>
      </w:r>
    </w:p>
    <w:p w14:paraId="03D4A752" w14:textId="4144330F" w:rsidR="00371517" w:rsidRDefault="00371517" w:rsidP="00AC3848">
      <w:r>
        <w:t>In relation to uncertainty, plan to use the standard orthogonal grid, and following axis:</w:t>
      </w:r>
    </w:p>
    <w:p w14:paraId="2AE118FD" w14:textId="2B0DD2C8" w:rsidR="00371517" w:rsidRPr="00371517" w:rsidRDefault="00371517" w:rsidP="00616D80">
      <w:pPr>
        <w:pStyle w:val="ListParagraph"/>
        <w:numPr>
          <w:ilvl w:val="0"/>
          <w:numId w:val="21"/>
        </w:numPr>
      </w:pPr>
      <w:r w:rsidRPr="00371517">
        <w:t>M (NP ALB</w:t>
      </w:r>
      <w:r w:rsidR="00192941">
        <w:t>?</w:t>
      </w:r>
      <w:r w:rsidRPr="00371517">
        <w:t>, M=0.3, M=0.4?)</w:t>
      </w:r>
    </w:p>
    <w:p w14:paraId="18885AC9" w14:textId="77777777" w:rsidR="00371517" w:rsidRPr="00371517" w:rsidRDefault="00371517" w:rsidP="00616D80">
      <w:pPr>
        <w:pStyle w:val="ListParagraph"/>
        <w:numPr>
          <w:ilvl w:val="0"/>
          <w:numId w:val="21"/>
        </w:numPr>
      </w:pPr>
      <w:r w:rsidRPr="00371517">
        <w:t>Growth (Fixed – new and estimated)</w:t>
      </w:r>
    </w:p>
    <w:p w14:paraId="420F7F53" w14:textId="77777777" w:rsidR="00371517" w:rsidRPr="00371517" w:rsidRDefault="00371517" w:rsidP="00616D80">
      <w:pPr>
        <w:pStyle w:val="ListParagraph"/>
        <w:numPr>
          <w:ilvl w:val="0"/>
          <w:numId w:val="21"/>
        </w:numPr>
      </w:pPr>
      <w:r w:rsidRPr="00371517">
        <w:t>Steepness (h=0.65, h=0.8, h=0.95)</w:t>
      </w:r>
    </w:p>
    <w:p w14:paraId="70679F9C" w14:textId="4C5C1467" w:rsidR="00371517" w:rsidRDefault="00371517" w:rsidP="00616D80">
      <w:pPr>
        <w:pStyle w:val="ListParagraph"/>
        <w:numPr>
          <w:ilvl w:val="0"/>
          <w:numId w:val="21"/>
        </w:numPr>
      </w:pPr>
      <w:r w:rsidRPr="00371517">
        <w:t>Regional movement – with/without SEAPODYM, tagging?</w:t>
      </w:r>
    </w:p>
    <w:p w14:paraId="038793C8" w14:textId="78328E5D" w:rsidR="00192941" w:rsidRDefault="00192941" w:rsidP="00192941">
      <w:pPr>
        <w:ind w:left="360"/>
      </w:pPr>
      <w:r>
        <w:t>Noting this may change or expand as the model development progresses.</w:t>
      </w:r>
    </w:p>
    <w:p w14:paraId="2FD53471" w14:textId="68DC65F9" w:rsidR="00B51A99" w:rsidRPr="00B51A99" w:rsidRDefault="00B51A99" w:rsidP="00AC3848">
      <w:pPr>
        <w:rPr>
          <w:b/>
          <w:bCs/>
        </w:rPr>
      </w:pPr>
      <w:r w:rsidRPr="00B51A99">
        <w:rPr>
          <w:b/>
          <w:bCs/>
        </w:rPr>
        <w:t>Comments and discussion:</w:t>
      </w:r>
    </w:p>
    <w:p w14:paraId="4D6AD406" w14:textId="5C77D66D" w:rsidR="00B51A99" w:rsidRDefault="00B51A99" w:rsidP="00616D80">
      <w:pPr>
        <w:pStyle w:val="ListParagraph"/>
        <w:numPr>
          <w:ilvl w:val="0"/>
          <w:numId w:val="50"/>
        </w:numPr>
      </w:pPr>
      <w:r w:rsidRPr="00192941">
        <w:rPr>
          <w:b/>
          <w:bCs/>
          <w:i/>
          <w:iCs/>
        </w:rPr>
        <w:t xml:space="preserve">Given M is so influential – </w:t>
      </w:r>
      <w:r w:rsidR="0023435E" w:rsidRPr="00192941">
        <w:rPr>
          <w:b/>
          <w:bCs/>
          <w:i/>
          <w:iCs/>
        </w:rPr>
        <w:t xml:space="preserve">and </w:t>
      </w:r>
      <w:r w:rsidRPr="00192941">
        <w:rPr>
          <w:b/>
          <w:bCs/>
          <w:i/>
          <w:iCs/>
        </w:rPr>
        <w:t xml:space="preserve">the meta-analysis has shown a wide range of M values from the </w:t>
      </w:r>
      <w:r w:rsidR="0023435E" w:rsidRPr="00192941">
        <w:rPr>
          <w:b/>
          <w:bCs/>
          <w:i/>
          <w:iCs/>
        </w:rPr>
        <w:t xml:space="preserve">various </w:t>
      </w:r>
      <w:r w:rsidRPr="00192941">
        <w:rPr>
          <w:b/>
          <w:bCs/>
          <w:i/>
          <w:iCs/>
        </w:rPr>
        <w:t xml:space="preserve">M estimators, should we be adjusting the range of M we use in the grid? </w:t>
      </w:r>
      <w:r w:rsidRPr="00B51A99">
        <w:t>We will need to consider approaches to narrow down the M range for the grid.</w:t>
      </w:r>
      <w:r>
        <w:t xml:space="preserve"> Recollection we went </w:t>
      </w:r>
      <w:r w:rsidR="006C4F45">
        <w:t>to 0.3-0.4 based on NP albacore, but they have since changed, perhaps we should consider 0.3-0.5.</w:t>
      </w:r>
    </w:p>
    <w:p w14:paraId="7A34864A" w14:textId="7A21835A" w:rsidR="00B51A99" w:rsidRPr="00B51A99" w:rsidRDefault="00B51A99" w:rsidP="00616D80">
      <w:pPr>
        <w:pStyle w:val="ListParagraph"/>
        <w:numPr>
          <w:ilvl w:val="0"/>
          <w:numId w:val="50"/>
        </w:numPr>
      </w:pPr>
      <w:r w:rsidRPr="00192941">
        <w:rPr>
          <w:b/>
          <w:bCs/>
          <w:i/>
          <w:iCs/>
        </w:rPr>
        <w:t xml:space="preserve">Question on inclusion of different growth models in the grid or </w:t>
      </w:r>
      <w:r w:rsidR="00192941">
        <w:rPr>
          <w:b/>
          <w:bCs/>
          <w:i/>
          <w:iCs/>
        </w:rPr>
        <w:t xml:space="preserve">as </w:t>
      </w:r>
      <w:r w:rsidRPr="00192941">
        <w:rPr>
          <w:b/>
          <w:bCs/>
          <w:i/>
          <w:iCs/>
        </w:rPr>
        <w:t>sensitivit</w:t>
      </w:r>
      <w:r w:rsidR="00192941">
        <w:rPr>
          <w:b/>
          <w:bCs/>
          <w:i/>
          <w:iCs/>
        </w:rPr>
        <w:t>y</w:t>
      </w:r>
      <w:r w:rsidRPr="00192941">
        <w:rPr>
          <w:b/>
          <w:bCs/>
          <w:i/>
          <w:iCs/>
        </w:rPr>
        <w:t>, i</w:t>
      </w:r>
      <w:r w:rsidR="0023435E" w:rsidRPr="00192941">
        <w:rPr>
          <w:b/>
          <w:bCs/>
          <w:i/>
          <w:iCs/>
        </w:rPr>
        <w:t>.e., N</w:t>
      </w:r>
      <w:r w:rsidRPr="00192941">
        <w:rPr>
          <w:b/>
          <w:bCs/>
          <w:i/>
          <w:iCs/>
        </w:rPr>
        <w:t>orth Pacific, Chen-Wells used in previous model.</w:t>
      </w:r>
      <w:r w:rsidRPr="00192941">
        <w:rPr>
          <w:b/>
          <w:bCs/>
        </w:rPr>
        <w:t xml:space="preserve"> </w:t>
      </w:r>
      <w:r w:rsidRPr="00B51A99">
        <w:t>We would hope that applying the new growth data will mean we don’t require to include the other growth models</w:t>
      </w:r>
      <w:r>
        <w:t xml:space="preserve"> in the grid</w:t>
      </w:r>
      <w:r w:rsidR="0023435E">
        <w:t xml:space="preserve"> this time.</w:t>
      </w:r>
    </w:p>
    <w:p w14:paraId="1DA933B9" w14:textId="072B1C59" w:rsidR="006C4F45" w:rsidRDefault="006C4F45" w:rsidP="00616D80">
      <w:pPr>
        <w:pStyle w:val="ListParagraph"/>
        <w:numPr>
          <w:ilvl w:val="0"/>
          <w:numId w:val="50"/>
        </w:numPr>
      </w:pPr>
      <w:r w:rsidRPr="00192941">
        <w:rPr>
          <w:b/>
          <w:bCs/>
          <w:i/>
          <w:iCs/>
        </w:rPr>
        <w:t xml:space="preserve">Question on how the changes to this assessment will have implications for the albacore TRPs. </w:t>
      </w:r>
      <w:r w:rsidRPr="006C4F45">
        <w:t xml:space="preserve">TRP can be recalculated when the assessment is done, and as it is based on </w:t>
      </w:r>
      <w:r>
        <w:t>a</w:t>
      </w:r>
      <w:r w:rsidR="00374B21">
        <w:t>n agreed</w:t>
      </w:r>
      <w:r w:rsidRPr="006C4F45">
        <w:t xml:space="preserve"> reference year</w:t>
      </w:r>
      <w:r w:rsidR="00374B21">
        <w:t xml:space="preserve"> where CPUE conditions were considered good, while the TRP actual value could change with the new assessment, it will still be based on the reference year. </w:t>
      </w:r>
    </w:p>
    <w:p w14:paraId="24847BF3" w14:textId="5CBCD4BF" w:rsidR="00696586" w:rsidRPr="00FF3E66" w:rsidRDefault="00696586" w:rsidP="00696586">
      <w:pPr>
        <w:keepNext/>
        <w:keepLines/>
        <w:spacing w:before="480" w:after="0"/>
        <w:outlineLvl w:val="0"/>
        <w:rPr>
          <w:rFonts w:asciiTheme="majorHAnsi" w:eastAsiaTheme="majorEastAsia" w:hAnsiTheme="majorHAnsi" w:cstheme="majorBidi"/>
          <w:b/>
          <w:bCs/>
          <w:color w:val="365F91" w:themeColor="accent1" w:themeShade="BF"/>
          <w:sz w:val="28"/>
          <w:szCs w:val="28"/>
          <w:lang w:val="en-NZ"/>
        </w:rPr>
      </w:pPr>
      <w:r w:rsidRPr="00FF3E66">
        <w:rPr>
          <w:rFonts w:asciiTheme="majorHAnsi" w:eastAsiaTheme="majorEastAsia" w:hAnsiTheme="majorHAnsi" w:cstheme="majorBidi"/>
          <w:b/>
          <w:bCs/>
          <w:color w:val="365F91" w:themeColor="accent1" w:themeShade="BF"/>
          <w:sz w:val="28"/>
          <w:szCs w:val="28"/>
          <w:lang w:val="en-NZ"/>
        </w:rPr>
        <w:t xml:space="preserve">DAY </w:t>
      </w:r>
      <w:r>
        <w:rPr>
          <w:rFonts w:asciiTheme="majorHAnsi" w:eastAsiaTheme="majorEastAsia" w:hAnsiTheme="majorHAnsi" w:cstheme="majorBidi"/>
          <w:b/>
          <w:bCs/>
          <w:color w:val="365F91" w:themeColor="accent1" w:themeShade="BF"/>
          <w:sz w:val="28"/>
          <w:szCs w:val="28"/>
          <w:lang w:val="en-NZ"/>
        </w:rPr>
        <w:t>3</w:t>
      </w:r>
      <w:r w:rsidRPr="00FF3E66">
        <w:rPr>
          <w:rFonts w:asciiTheme="majorHAnsi" w:eastAsiaTheme="majorEastAsia" w:hAnsiTheme="majorHAnsi" w:cstheme="majorBidi"/>
          <w:b/>
          <w:bCs/>
          <w:color w:val="365F91" w:themeColor="accent1" w:themeShade="BF"/>
          <w:sz w:val="28"/>
          <w:szCs w:val="28"/>
          <w:lang w:val="en-NZ"/>
        </w:rPr>
        <w:t xml:space="preserve"> – </w:t>
      </w:r>
      <w:r>
        <w:rPr>
          <w:rFonts w:asciiTheme="majorHAnsi" w:eastAsiaTheme="majorEastAsia" w:hAnsiTheme="majorHAnsi" w:cstheme="majorBidi"/>
          <w:b/>
          <w:bCs/>
          <w:color w:val="365F91" w:themeColor="accent1" w:themeShade="BF"/>
          <w:sz w:val="28"/>
          <w:szCs w:val="28"/>
          <w:lang w:val="en-NZ"/>
        </w:rPr>
        <w:t>MULTIFAN-CL update, South</w:t>
      </w:r>
      <w:r w:rsidR="00E30738">
        <w:rPr>
          <w:rFonts w:asciiTheme="majorHAnsi" w:eastAsiaTheme="majorEastAsia" w:hAnsiTheme="majorHAnsi" w:cstheme="majorBidi"/>
          <w:b/>
          <w:bCs/>
          <w:color w:val="365F91" w:themeColor="accent1" w:themeShade="BF"/>
          <w:sz w:val="28"/>
          <w:szCs w:val="28"/>
          <w:lang w:val="en-NZ"/>
        </w:rPr>
        <w:t>w</w:t>
      </w:r>
      <w:r>
        <w:rPr>
          <w:rFonts w:asciiTheme="majorHAnsi" w:eastAsiaTheme="majorEastAsia" w:hAnsiTheme="majorHAnsi" w:cstheme="majorBidi"/>
          <w:b/>
          <w:bCs/>
          <w:color w:val="365F91" w:themeColor="accent1" w:themeShade="BF"/>
          <w:sz w:val="28"/>
          <w:szCs w:val="28"/>
          <w:lang w:val="en-NZ"/>
        </w:rPr>
        <w:t>est Pacific Blue shark assessment</w:t>
      </w:r>
      <w:r w:rsidR="00D3183D">
        <w:rPr>
          <w:rFonts w:asciiTheme="majorHAnsi" w:eastAsiaTheme="majorEastAsia" w:hAnsiTheme="majorHAnsi" w:cstheme="majorBidi"/>
          <w:b/>
          <w:bCs/>
          <w:color w:val="365F91" w:themeColor="accent1" w:themeShade="BF"/>
          <w:sz w:val="28"/>
          <w:szCs w:val="28"/>
          <w:lang w:val="en-NZ"/>
        </w:rPr>
        <w:t xml:space="preserve">, length-weight conversion work for Bigeye </w:t>
      </w:r>
      <w:r>
        <w:rPr>
          <w:rFonts w:asciiTheme="majorHAnsi" w:eastAsiaTheme="majorEastAsia" w:hAnsiTheme="majorHAnsi" w:cstheme="majorBidi"/>
          <w:b/>
          <w:bCs/>
          <w:color w:val="365F91" w:themeColor="accent1" w:themeShade="BF"/>
          <w:sz w:val="28"/>
          <w:szCs w:val="28"/>
          <w:lang w:val="en-NZ"/>
        </w:rPr>
        <w:t>and Yellowfin tuna assessment review update</w:t>
      </w:r>
    </w:p>
    <w:p w14:paraId="2B53A1E6" w14:textId="47E1E9F5" w:rsidR="00AC3848" w:rsidRDefault="00AC3848" w:rsidP="00696586"/>
    <w:p w14:paraId="40D9468D" w14:textId="632CCB7C" w:rsidR="00696586" w:rsidRDefault="00D3183D" w:rsidP="00D3183D">
      <w:pPr>
        <w:pStyle w:val="Heading3"/>
      </w:pPr>
      <w:r>
        <w:t>Multifan-CL update</w:t>
      </w:r>
    </w:p>
    <w:p w14:paraId="48873D3F" w14:textId="5ECC58F1" w:rsidR="00D3183D" w:rsidRDefault="00D3183D" w:rsidP="00D3183D">
      <w:r>
        <w:t xml:space="preserve">Nick Davies </w:t>
      </w:r>
      <w:r w:rsidR="00192941">
        <w:t xml:space="preserve">provided the MFCL development update, </w:t>
      </w:r>
      <w:r>
        <w:t>start</w:t>
      </w:r>
      <w:r w:rsidR="00192941">
        <w:t>ing</w:t>
      </w:r>
      <w:r>
        <w:t xml:space="preserve"> with an acknowledgement of Dave Fournier for his ongoing work as lead developer of MFCL. The presentation outlined the recent developments of MFCL</w:t>
      </w:r>
      <w:r w:rsidR="00B72A83">
        <w:t xml:space="preserve">, including features </w:t>
      </w:r>
      <w:r>
        <w:t>that have</w:t>
      </w:r>
      <w:r w:rsidR="00B72A83">
        <w:t xml:space="preserve"> contributed</w:t>
      </w:r>
      <w:r>
        <w:t xml:space="preserve"> to the new version </w:t>
      </w:r>
      <w:r w:rsidR="00414BF1">
        <w:t>2.0.8.0, that is ready for production use but not yet public release.</w:t>
      </w:r>
    </w:p>
    <w:p w14:paraId="26FD7EAA" w14:textId="52EE7B35" w:rsidR="00414BF1" w:rsidRDefault="00414BF1" w:rsidP="00D3183D">
      <w:r>
        <w:t>The development</w:t>
      </w:r>
      <w:r w:rsidR="00192941">
        <w:t xml:space="preserve"> features</w:t>
      </w:r>
      <w:r>
        <w:t xml:space="preserve"> fall into seven areas:</w:t>
      </w:r>
    </w:p>
    <w:p w14:paraId="5BB04F9B" w14:textId="77777777" w:rsidR="00414BF1" w:rsidRDefault="00414BF1" w:rsidP="00616D80">
      <w:pPr>
        <w:pStyle w:val="ListParagraph"/>
        <w:numPr>
          <w:ilvl w:val="0"/>
          <w:numId w:val="22"/>
        </w:numPr>
      </w:pPr>
      <w:r>
        <w:t>Development of positive definite Hessian (PDH) diagnostics, including positivised eigenvalue diagnostic, and empirical evidence of the influence of negative eigenvalues</w:t>
      </w:r>
    </w:p>
    <w:p w14:paraId="1DC958D1" w14:textId="77777777" w:rsidR="00414BF1" w:rsidRDefault="00414BF1" w:rsidP="00616D80">
      <w:pPr>
        <w:pStyle w:val="ListParagraph"/>
        <w:numPr>
          <w:ilvl w:val="0"/>
          <w:numId w:val="22"/>
        </w:numPr>
      </w:pPr>
      <w:r>
        <w:t>“Stitching” to allow parallel Hessian calculations</w:t>
      </w:r>
    </w:p>
    <w:p w14:paraId="27322E14" w14:textId="77777777" w:rsidR="00414BF1" w:rsidRDefault="00414BF1" w:rsidP="00616D80">
      <w:pPr>
        <w:pStyle w:val="ListParagraph"/>
        <w:numPr>
          <w:ilvl w:val="0"/>
          <w:numId w:val="22"/>
        </w:numPr>
      </w:pPr>
      <w:r>
        <w:t>128-bit precision</w:t>
      </w:r>
    </w:p>
    <w:p w14:paraId="577F5B02" w14:textId="77777777" w:rsidR="00414BF1" w:rsidRDefault="00414BF1" w:rsidP="00616D80">
      <w:pPr>
        <w:pStyle w:val="ListParagraph"/>
        <w:numPr>
          <w:ilvl w:val="0"/>
          <w:numId w:val="22"/>
        </w:numPr>
      </w:pPr>
      <w:r>
        <w:t>Catch-conditioned model</w:t>
      </w:r>
    </w:p>
    <w:p w14:paraId="69266384" w14:textId="60019F8B" w:rsidR="00414BF1" w:rsidRDefault="00414BF1" w:rsidP="00616D80">
      <w:pPr>
        <w:pStyle w:val="ListParagraph"/>
        <w:numPr>
          <w:ilvl w:val="0"/>
          <w:numId w:val="22"/>
        </w:numPr>
      </w:pPr>
      <w:r>
        <w:t xml:space="preserve">New movement parameterisations – with conversions </w:t>
      </w:r>
    </w:p>
    <w:p w14:paraId="3952815F" w14:textId="2D913DE8" w:rsidR="00414BF1" w:rsidRDefault="00414BF1" w:rsidP="00616D80">
      <w:pPr>
        <w:pStyle w:val="ListParagraph"/>
        <w:numPr>
          <w:ilvl w:val="0"/>
          <w:numId w:val="22"/>
        </w:numPr>
      </w:pPr>
      <w:r>
        <w:t>Natural mortality at age – minimization stability</w:t>
      </w:r>
    </w:p>
    <w:p w14:paraId="3800B942" w14:textId="5B25106E" w:rsidR="00414BF1" w:rsidRDefault="00414BF1" w:rsidP="00616D80">
      <w:pPr>
        <w:pStyle w:val="ListParagraph"/>
        <w:numPr>
          <w:ilvl w:val="0"/>
          <w:numId w:val="22"/>
        </w:numPr>
      </w:pPr>
      <w:r>
        <w:t>Pre-minimisation conversion or recruitment parameterization</w:t>
      </w:r>
    </w:p>
    <w:p w14:paraId="37F427AD" w14:textId="742F7704" w:rsidR="00192941" w:rsidRDefault="00192941" w:rsidP="00192941">
      <w:r>
        <w:t>The development work in each of these areas were described in detail.</w:t>
      </w:r>
    </w:p>
    <w:p w14:paraId="4F524E07" w14:textId="15F7B69B" w:rsidR="00671382" w:rsidRDefault="00B72A83" w:rsidP="00B72A83">
      <w:pPr>
        <w:spacing w:after="120" w:line="240" w:lineRule="auto"/>
      </w:pPr>
      <w:r w:rsidRPr="00B72A83">
        <w:rPr>
          <w:b/>
          <w:bCs/>
        </w:rPr>
        <w:t>Feature 1:</w:t>
      </w:r>
      <w:r>
        <w:t xml:space="preserve"> </w:t>
      </w:r>
      <w:r w:rsidR="00ED1540">
        <w:t>Briefly, the work on the PDH diagnostics</w:t>
      </w:r>
      <w:r w:rsidR="00671382">
        <w:t xml:space="preserve"> was done to assist in understanding the cause and importance of non-PDH (non-positive definite Hessian) for assessment derived quantities. The example case was the 2020 bigeye tuna model that has 11,421 parameters to be estimated, but the non-PDH was due to a very small number of small negative eigenvalues. The approach</w:t>
      </w:r>
      <w:r w:rsidR="00340F2D">
        <w:t>es</w:t>
      </w:r>
      <w:r w:rsidR="00671382">
        <w:t xml:space="preserve"> involved: </w:t>
      </w:r>
    </w:p>
    <w:p w14:paraId="6BA4CBFE" w14:textId="120E4B01" w:rsidR="00671382" w:rsidRDefault="00671382" w:rsidP="00616D80">
      <w:pPr>
        <w:pStyle w:val="ListParagraph"/>
        <w:numPr>
          <w:ilvl w:val="0"/>
          <w:numId w:val="23"/>
        </w:numPr>
        <w:spacing w:after="120" w:line="240" w:lineRule="auto"/>
      </w:pPr>
      <w:r>
        <w:t>Positivised Eigenvalue Diagnostic (PED) – a</w:t>
      </w:r>
      <w:r w:rsidR="00EE5FFF">
        <w:t>s a</w:t>
      </w:r>
      <w:r>
        <w:t xml:space="preserve"> diagnostic of the variance of the dependent variables</w:t>
      </w:r>
    </w:p>
    <w:p w14:paraId="29E0E5DE" w14:textId="14382F27" w:rsidR="00414BF1" w:rsidRDefault="00671382" w:rsidP="00616D80">
      <w:pPr>
        <w:pStyle w:val="ListParagraph"/>
        <w:numPr>
          <w:ilvl w:val="0"/>
          <w:numId w:val="23"/>
        </w:numPr>
        <w:spacing w:after="120" w:line="240" w:lineRule="auto"/>
      </w:pPr>
      <w:r>
        <w:t xml:space="preserve">Empirical evidence for </w:t>
      </w:r>
      <w:r w:rsidR="00EE5FFF">
        <w:t xml:space="preserve">the </w:t>
      </w:r>
      <w:r>
        <w:t xml:space="preserve">relative influence of </w:t>
      </w:r>
      <w:r w:rsidR="00EE5FFF">
        <w:t xml:space="preserve">the </w:t>
      </w:r>
      <w:r>
        <w:t xml:space="preserve">negative </w:t>
      </w:r>
      <w:r w:rsidR="00EE5FFF">
        <w:t>eigen</w:t>
      </w:r>
      <w:r>
        <w:t>values – alternative solutions using added scalars on the independent variables</w:t>
      </w:r>
    </w:p>
    <w:p w14:paraId="543A082F" w14:textId="042AD5B4" w:rsidR="00EB4839" w:rsidRDefault="00340F2D" w:rsidP="00EB4839">
      <w:pPr>
        <w:spacing w:after="120" w:line="240" w:lineRule="auto"/>
      </w:pPr>
      <w:r>
        <w:t>Using these approaches</w:t>
      </w:r>
      <w:r w:rsidR="00FE1D81">
        <w:t>,</w:t>
      </w:r>
      <w:r>
        <w:t xml:space="preserve"> it was demonstrated that the </w:t>
      </w:r>
      <w:r w:rsidR="00EB4839">
        <w:t xml:space="preserve">independent variables estimated that were associated with the small negative eigenvalues </w:t>
      </w:r>
      <w:r w:rsidR="00FE1D81">
        <w:t>in the bigeye model had next to no influence on the key derived management quantity (SB/SB</w:t>
      </w:r>
      <w:r w:rsidR="00FE1D81" w:rsidRPr="00FE1D81">
        <w:rPr>
          <w:vertAlign w:val="subscript"/>
        </w:rPr>
        <w:t>F=0</w:t>
      </w:r>
      <w:r w:rsidR="00FE1D81">
        <w:t xml:space="preserve">). The new diagnostics can be used in </w:t>
      </w:r>
      <w:r w:rsidR="00EB4839">
        <w:t xml:space="preserve">a heuristic sense in situations </w:t>
      </w:r>
      <w:r w:rsidR="00FE1D81">
        <w:t>where non-PDH solutions occur to explore whether the parameters responsible for the non-PDH solution have any influence on important derived quantities used for management advice.</w:t>
      </w:r>
      <w:r w:rsidR="00EB4839">
        <w:t xml:space="preserve"> Also added a feature that allows analysts to identify which parameters are contributing to negative eigenvalues.</w:t>
      </w:r>
    </w:p>
    <w:p w14:paraId="579D1476" w14:textId="754C8E5B" w:rsidR="00EB4839" w:rsidRPr="00D3183D" w:rsidRDefault="00B72A83" w:rsidP="00EB4839">
      <w:pPr>
        <w:spacing w:after="120" w:line="240" w:lineRule="auto"/>
      </w:pPr>
      <w:r w:rsidRPr="00B72A83">
        <w:rPr>
          <w:b/>
          <w:bCs/>
        </w:rPr>
        <w:t>Feature 2:</w:t>
      </w:r>
      <w:r>
        <w:t xml:space="preserve"> </w:t>
      </w:r>
      <w:r w:rsidR="00EB4839">
        <w:t>The Hessian calculation can be very time consuming for complex models, i.e., 70 hrs for the recent bigeye on a single processor. Scripts were developed for submitting parallel runs (</w:t>
      </w:r>
      <w:r w:rsidR="003535FD">
        <w:t xml:space="preserve">i.e., </w:t>
      </w:r>
      <w:r w:rsidR="00EB4839" w:rsidRPr="00EB4839">
        <w:t xml:space="preserve">parallelise the </w:t>
      </w:r>
      <w:r w:rsidR="00EE5FFF">
        <w:t xml:space="preserve">Hessian </w:t>
      </w:r>
      <w:r w:rsidR="00EB4839" w:rsidRPr="00EB4839">
        <w:t>calculation over multiple processors</w:t>
      </w:r>
      <w:r w:rsidR="00EB4839">
        <w:t xml:space="preserve">), and a routine added to MULTIFAN-CL for stitching the Hessian components </w:t>
      </w:r>
      <w:r w:rsidR="003535FD">
        <w:t xml:space="preserve">back together </w:t>
      </w:r>
      <w:r w:rsidR="00EE5FFF">
        <w:t xml:space="preserve">that </w:t>
      </w:r>
      <w:r w:rsidR="00EB4839">
        <w:t>takes &lt; 1 minute. This reduces the Hessian calculation time dramaticall</w:t>
      </w:r>
      <w:r w:rsidR="003535FD">
        <w:t>y depending on how many processors are available.</w:t>
      </w:r>
    </w:p>
    <w:p w14:paraId="109E8917" w14:textId="1C4863E0" w:rsidR="00696586" w:rsidRDefault="00B72A83" w:rsidP="004875A6">
      <w:r w:rsidRPr="00B72A83">
        <w:rPr>
          <w:b/>
          <w:bCs/>
        </w:rPr>
        <w:t>Feature 3:</w:t>
      </w:r>
      <w:r>
        <w:t xml:space="preserve"> </w:t>
      </w:r>
      <w:r w:rsidR="003535FD">
        <w:t xml:space="preserve">The current MFCL executable uses 64-bit precision. An experiment was conducted to see if an executable compiled with 128-bit precision could obtain a PDH when a 64-bit precision could not. The experiment </w:t>
      </w:r>
      <w:r w:rsidR="004875A6">
        <w:t xml:space="preserve">using the bigeye tuna 2020 mode showed that continuing the minimization beyond where the 64-bit version stopped, but with 128-bit precision, could continue </w:t>
      </w:r>
      <w:r w:rsidR="0060259A">
        <w:t xml:space="preserve">to </w:t>
      </w:r>
      <w:r w:rsidR="004875A6">
        <w:t xml:space="preserve">reduce the gradient and function values, and did obtain a PDH. The 128-bit solution was re-run in 64-bit and also obtained a PDH. For a highly complex and ill-determined problem, the minimisation is therefore sensitive to the precision of the calculations. At higher precision, a PDH solution can be found. This feature is not proposed for production implementation, but rather for one-off experimentation as it is very </w:t>
      </w:r>
      <w:r w:rsidR="00D23415">
        <w:t xml:space="preserve">computationally </w:t>
      </w:r>
      <w:r w:rsidR="004875A6">
        <w:t>intense and slow to run.</w:t>
      </w:r>
    </w:p>
    <w:p w14:paraId="02547D9A" w14:textId="3076B673" w:rsidR="004875A6" w:rsidRDefault="00B72A83" w:rsidP="004B3646">
      <w:r w:rsidRPr="00B72A83">
        <w:rPr>
          <w:b/>
          <w:bCs/>
        </w:rPr>
        <w:t>Feature 4:</w:t>
      </w:r>
      <w:r>
        <w:t xml:space="preserve"> </w:t>
      </w:r>
      <w:r w:rsidR="004B3646">
        <w:t xml:space="preserve">Currently MFCL applies a catch errors method for estimating </w:t>
      </w:r>
      <w:r w:rsidR="002647B9">
        <w:t>F for each fishing incident (catch)</w:t>
      </w:r>
      <w:r w:rsidR="004B3646">
        <w:t>. This involves estimating a large number of free parameters: effort and catchability deviates, average catchability, and a total catch likelihood needs to be calculated. To try to simplify the model estimation of F and reduce the number of model parameters that require estimation, a catch conditioned model has been developed that uses a Newton-Raphson fitting procedure to estimate the F that generates the observed catch, which is assumed accurate. This approach requires far fewer parameters.</w:t>
      </w:r>
      <w:r w:rsidR="002647B9">
        <w:t xml:space="preserve"> An example using the 2019 skipjack model showed the catch conditioned approach reduced the parameters by 70% and </w:t>
      </w:r>
      <w:r w:rsidR="006D264A">
        <w:t xml:space="preserve">the method </w:t>
      </w:r>
      <w:r w:rsidR="002647B9">
        <w:t>appear</w:t>
      </w:r>
      <w:r w:rsidR="006D264A">
        <w:t>ed</w:t>
      </w:r>
      <w:r w:rsidR="002647B9">
        <w:t xml:space="preserve"> to be working </w:t>
      </w:r>
      <w:r w:rsidR="006D264A">
        <w:t xml:space="preserve">well. The catch conditioned feature </w:t>
      </w:r>
      <w:r w:rsidR="002647B9">
        <w:t>require</w:t>
      </w:r>
      <w:r w:rsidR="006D264A">
        <w:t>s</w:t>
      </w:r>
      <w:r w:rsidR="002647B9">
        <w:t xml:space="preserve"> </w:t>
      </w:r>
      <w:r w:rsidR="006D264A">
        <w:t xml:space="preserve">more development work </w:t>
      </w:r>
      <w:r w:rsidR="0060259A">
        <w:t>and is</w:t>
      </w:r>
      <w:r w:rsidR="006D264A">
        <w:t xml:space="preserve"> not expected to be available for production assessments until later in 2021, and therefore will not be used in the current swordfish and albacore assessments.</w:t>
      </w:r>
    </w:p>
    <w:p w14:paraId="236EC754" w14:textId="20E3F5A5" w:rsidR="00696586" w:rsidRDefault="00B72A83" w:rsidP="006D264A">
      <w:r w:rsidRPr="00B72A83">
        <w:rPr>
          <w:b/>
          <w:bCs/>
        </w:rPr>
        <w:t>Feature 5:</w:t>
      </w:r>
      <w:r>
        <w:t xml:space="preserve"> </w:t>
      </w:r>
      <w:r w:rsidR="006D264A">
        <w:t>Trials of simplified models indicated movement coefficients are often influential components of negative eigenvalues. Two alternative parameterisations were developed that are more robust to ill-determined problems. Trials indicate better minimization stability with the new parameterization. Facility was developed for alternating among the parameterisations between fitted model solutions (the corresponding parameter values for all option are present in the *.par). This will allow analysts to explore alternate movement hypot</w:t>
      </w:r>
      <w:r>
        <w:t>heses with far greater efficiency.</w:t>
      </w:r>
    </w:p>
    <w:p w14:paraId="6453899D" w14:textId="67549799" w:rsidR="00B72A83" w:rsidRDefault="00B72A83" w:rsidP="00B72A83">
      <w:r w:rsidRPr="00B72A83">
        <w:rPr>
          <w:b/>
          <w:bCs/>
        </w:rPr>
        <w:t>Feature 6:</w:t>
      </w:r>
      <w:r w:rsidRPr="00B72A83">
        <w:t xml:space="preserve"> To improve minimization stability for models that apply natural mortality at age i</w:t>
      </w:r>
      <w:r>
        <w:t>t</w:t>
      </w:r>
      <w:r w:rsidRPr="00B72A83">
        <w:t xml:space="preserve"> was recognized that implausible age-specific parameter values at the initial stages of minimization need to be avoided. This feature involves revising the initial values of M being used (</w:t>
      </w:r>
      <w:r>
        <w:t>i</w:t>
      </w:r>
      <w:r w:rsidRPr="00B72A83">
        <w:t>nitialise M age parameters = log(M)) and adjust</w:t>
      </w:r>
      <w:r>
        <w:t>ing</w:t>
      </w:r>
      <w:r w:rsidRPr="00B72A83">
        <w:t xml:space="preserve"> the bounds to avoid extreme values during initial minimization evaluations.</w:t>
      </w:r>
    </w:p>
    <w:p w14:paraId="38B38007" w14:textId="01DC50B1" w:rsidR="006E456E" w:rsidRDefault="00B72A83" w:rsidP="006E456E">
      <w:r w:rsidRPr="00B72A83">
        <w:rPr>
          <w:b/>
          <w:bCs/>
        </w:rPr>
        <w:t>Feature 7:</w:t>
      </w:r>
      <w:r w:rsidR="00304BFA">
        <w:rPr>
          <w:b/>
          <w:bCs/>
        </w:rPr>
        <w:t xml:space="preserve"> </w:t>
      </w:r>
      <w:r w:rsidR="006E456E" w:rsidRPr="006E456E">
        <w:t xml:space="preserve">Similar to feature 6 this feature will allow analysts to more rapidly explore impacts of </w:t>
      </w:r>
      <w:r w:rsidR="006E456E">
        <w:t xml:space="preserve">switching to the </w:t>
      </w:r>
      <w:r w:rsidR="006E456E" w:rsidRPr="006E456E">
        <w:t xml:space="preserve">alternate </w:t>
      </w:r>
      <w:r w:rsidR="006E456E">
        <w:t xml:space="preserve">orthogonal polynomial </w:t>
      </w:r>
      <w:r w:rsidR="006E456E" w:rsidRPr="006E456E">
        <w:t>parameteri</w:t>
      </w:r>
      <w:r w:rsidR="006E456E">
        <w:t>s</w:t>
      </w:r>
      <w:r w:rsidR="006E456E" w:rsidRPr="006E456E">
        <w:t>ation for recruitment.</w:t>
      </w:r>
      <w:r w:rsidR="006E456E">
        <w:t xml:space="preserve"> It will allow conversion from an existing solution obtained using the “standard” mean+deviate parameterisation for recruitments, and to derive the corresponding orthogonal-polynomial parameters that closely approximate the absolute temporal-spatial recruitments.</w:t>
      </w:r>
      <w:r w:rsidR="006E456E" w:rsidRPr="006E456E">
        <w:t xml:space="preserve"> </w:t>
      </w:r>
      <w:r w:rsidR="006E456E">
        <w:t>It use</w:t>
      </w:r>
      <w:r w:rsidR="00D91AEC">
        <w:t>s</w:t>
      </w:r>
      <w:r w:rsidR="006E456E">
        <w:t xml:space="preserve"> the input *.par as the starting point for new minimisation with the orthogonal-polynomial parameterization, and thus involves just one quick step preceding a minimisation.</w:t>
      </w:r>
    </w:p>
    <w:p w14:paraId="1199311B" w14:textId="384425BA" w:rsidR="008F5E45" w:rsidRDefault="006E456E" w:rsidP="008F5E45">
      <w:r>
        <w:t>After the summary of the recent development work a review of the 2020-2021 workplan</w:t>
      </w:r>
      <w:r w:rsidR="008F5E45">
        <w:t xml:space="preserve"> (mostly discussed above)</w:t>
      </w:r>
      <w:r>
        <w:t xml:space="preserve"> was provided plus the workplan for 2021-2022.</w:t>
      </w:r>
      <w:r w:rsidR="008F5E45">
        <w:t xml:space="preserve"> Remaining work to do in 2021 include finishing the benchmark testing of the new MFCL version 2.0.8.0, consolidating all the next features and drafting the documentation to support the new features. For 2021-2022, a key goal is to consolidate on the accumulated features in version 2.0.8.0. This will involve:  </w:t>
      </w:r>
    </w:p>
    <w:p w14:paraId="1FD34329" w14:textId="296811FC" w:rsidR="008F5E45" w:rsidRDefault="008F5E45" w:rsidP="00616D80">
      <w:pPr>
        <w:pStyle w:val="ListParagraph"/>
        <w:numPr>
          <w:ilvl w:val="0"/>
          <w:numId w:val="24"/>
        </w:numPr>
        <w:spacing w:after="120" w:line="240" w:lineRule="auto"/>
      </w:pPr>
      <w:r>
        <w:t>Testing the implementation of examples that employ all the new features and refine the I/O and diagnostic reports.</w:t>
      </w:r>
    </w:p>
    <w:p w14:paraId="298D4850" w14:textId="7F485DF2" w:rsidR="008F5E45" w:rsidRDefault="008F5E45" w:rsidP="00616D80">
      <w:pPr>
        <w:pStyle w:val="ListParagraph"/>
        <w:numPr>
          <w:ilvl w:val="0"/>
          <w:numId w:val="24"/>
        </w:numPr>
        <w:spacing w:after="120" w:line="240" w:lineRule="auto"/>
      </w:pPr>
      <w:r>
        <w:t xml:space="preserve">Final "baseline" MULTIFAN-CL version 2.0.8.# completed by 30 June. </w:t>
      </w:r>
    </w:p>
    <w:p w14:paraId="229E8BDF" w14:textId="77777777" w:rsidR="008F5E45" w:rsidRDefault="008F5E45" w:rsidP="00616D80">
      <w:pPr>
        <w:pStyle w:val="ListParagraph"/>
        <w:numPr>
          <w:ilvl w:val="0"/>
          <w:numId w:val="24"/>
        </w:numPr>
        <w:spacing w:after="120" w:line="240" w:lineRule="auto"/>
      </w:pPr>
      <w:r>
        <w:t xml:space="preserve">From Jul. to Dec. 2021, no further large-scale new developments are planned. Time will be spent to tidy the code; complete a backlog of bug fixes; attend to long outstanding tasks form the bigeye tuna independent review panel recommendations; and any "small-scale" requests in the tasks list. </w:t>
      </w:r>
    </w:p>
    <w:p w14:paraId="208FFC8B" w14:textId="77777777" w:rsidR="008F5E45" w:rsidRDefault="008F5E45" w:rsidP="00616D80">
      <w:pPr>
        <w:pStyle w:val="ListParagraph"/>
        <w:numPr>
          <w:ilvl w:val="0"/>
          <w:numId w:val="24"/>
        </w:numPr>
        <w:spacing w:after="120" w:line="240" w:lineRule="auto"/>
      </w:pPr>
      <w:r>
        <w:t xml:space="preserve">Provide support for MSE requirements and improvements. </w:t>
      </w:r>
    </w:p>
    <w:p w14:paraId="2B6534F0" w14:textId="030E17CC" w:rsidR="008F5E45" w:rsidRDefault="008F5E45" w:rsidP="00616D80">
      <w:pPr>
        <w:pStyle w:val="ListParagraph"/>
        <w:numPr>
          <w:ilvl w:val="0"/>
          <w:numId w:val="24"/>
        </w:numPr>
        <w:spacing w:after="120" w:line="240" w:lineRule="auto"/>
      </w:pPr>
      <w:r>
        <w:t>Catch up on the remaining documentation required for updating the MFCL Manual.</w:t>
      </w:r>
    </w:p>
    <w:p w14:paraId="4EB39B1D" w14:textId="1DBD11E7" w:rsidR="008F5E45" w:rsidRDefault="008F5E45" w:rsidP="008F5E45">
      <w:pPr>
        <w:spacing w:after="120" w:line="240" w:lineRule="auto"/>
      </w:pPr>
    </w:p>
    <w:p w14:paraId="79649099" w14:textId="76A6396A" w:rsidR="008F5E45" w:rsidRPr="009658C1" w:rsidRDefault="008F5E45" w:rsidP="008F5E45">
      <w:pPr>
        <w:spacing w:after="120" w:line="240" w:lineRule="auto"/>
        <w:rPr>
          <w:b/>
          <w:bCs/>
        </w:rPr>
      </w:pPr>
      <w:r w:rsidRPr="009658C1">
        <w:rPr>
          <w:b/>
          <w:bCs/>
        </w:rPr>
        <w:t>Co</w:t>
      </w:r>
      <w:r w:rsidR="009658C1" w:rsidRPr="009658C1">
        <w:rPr>
          <w:b/>
          <w:bCs/>
        </w:rPr>
        <w:t>m</w:t>
      </w:r>
      <w:r w:rsidRPr="009658C1">
        <w:rPr>
          <w:b/>
          <w:bCs/>
        </w:rPr>
        <w:t xml:space="preserve">ment </w:t>
      </w:r>
      <w:r w:rsidR="009658C1" w:rsidRPr="009658C1">
        <w:rPr>
          <w:b/>
          <w:bCs/>
        </w:rPr>
        <w:t xml:space="preserve">and </w:t>
      </w:r>
      <w:r w:rsidRPr="009658C1">
        <w:rPr>
          <w:b/>
          <w:bCs/>
        </w:rPr>
        <w:t>discussion</w:t>
      </w:r>
      <w:r w:rsidR="009658C1">
        <w:rPr>
          <w:b/>
          <w:bCs/>
        </w:rPr>
        <w:t>:</w:t>
      </w:r>
    </w:p>
    <w:p w14:paraId="22686166" w14:textId="36FBA339" w:rsidR="008F5E45" w:rsidRDefault="008F5E45" w:rsidP="00616D80">
      <w:pPr>
        <w:pStyle w:val="ListParagraph"/>
        <w:numPr>
          <w:ilvl w:val="0"/>
          <w:numId w:val="51"/>
        </w:numPr>
        <w:spacing w:after="120" w:line="240" w:lineRule="auto"/>
      </w:pPr>
      <w:r w:rsidRPr="00D91AEC">
        <w:rPr>
          <w:b/>
          <w:bCs/>
          <w:i/>
          <w:iCs/>
        </w:rPr>
        <w:t xml:space="preserve">Question </w:t>
      </w:r>
      <w:r w:rsidR="009658C1" w:rsidRPr="00D91AEC">
        <w:rPr>
          <w:b/>
          <w:bCs/>
          <w:i/>
          <w:iCs/>
        </w:rPr>
        <w:t>on</w:t>
      </w:r>
      <w:r w:rsidRPr="00D91AEC">
        <w:rPr>
          <w:b/>
          <w:bCs/>
          <w:i/>
          <w:iCs/>
        </w:rPr>
        <w:t xml:space="preserve"> including the Popes approximation </w:t>
      </w:r>
      <w:r w:rsidR="009658C1" w:rsidRPr="00D91AEC">
        <w:rPr>
          <w:b/>
          <w:bCs/>
          <w:i/>
          <w:iCs/>
        </w:rPr>
        <w:t>approach.</w:t>
      </w:r>
      <w:r w:rsidR="009658C1">
        <w:t xml:space="preserve"> Yes, we are considering this, the beginnings are already in the code, just a matter of time.</w:t>
      </w:r>
    </w:p>
    <w:p w14:paraId="7D46C285" w14:textId="178FCC2A" w:rsidR="006E456E" w:rsidRDefault="006E456E" w:rsidP="008F5E45">
      <w:pPr>
        <w:spacing w:after="120" w:line="240" w:lineRule="auto"/>
      </w:pPr>
    </w:p>
    <w:p w14:paraId="4D142CC8" w14:textId="6D870D72" w:rsidR="00696586" w:rsidRDefault="009658C1" w:rsidP="009658C1">
      <w:pPr>
        <w:pStyle w:val="Heading2"/>
      </w:pPr>
      <w:r>
        <w:t>Southwest Pacific Blue shark assessment</w:t>
      </w:r>
    </w:p>
    <w:p w14:paraId="48566437" w14:textId="1B7CFCEB" w:rsidR="009658C1" w:rsidRDefault="009658C1" w:rsidP="005478B6">
      <w:r>
        <w:t xml:space="preserve">The next section of the PAW </w:t>
      </w:r>
      <w:r w:rsidR="00D91AEC">
        <w:t xml:space="preserve">day 3 </w:t>
      </w:r>
      <w:r w:rsidR="00DE2A92">
        <w:t xml:space="preserve">focused on the 2021 </w:t>
      </w:r>
      <w:r w:rsidR="00D91AEC">
        <w:t>S</w:t>
      </w:r>
      <w:r w:rsidR="00DE2A92">
        <w:t>outhwest Pacific blue shark assessment. The assessment is being conducted in collaboration between Saggit</w:t>
      </w:r>
      <w:r w:rsidR="005478B6">
        <w:t>u</w:t>
      </w:r>
      <w:r w:rsidR="00DE2A92">
        <w:t>s LTD (Stephen Brouwer) and Dragonfly Data Science (</w:t>
      </w:r>
      <w:r w:rsidR="005478B6" w:rsidRPr="005478B6">
        <w:t>Philipp Neubauer</w:t>
      </w:r>
      <w:r w:rsidR="005478B6">
        <w:t xml:space="preserve"> and Kath Large). </w:t>
      </w:r>
      <w:r w:rsidR="00DE2A92">
        <w:t xml:space="preserve"> </w:t>
      </w:r>
    </w:p>
    <w:p w14:paraId="25CFC1EA" w14:textId="134B3C56" w:rsidR="009658C1" w:rsidRPr="009658C1" w:rsidRDefault="009658C1" w:rsidP="009658C1">
      <w:pPr>
        <w:pStyle w:val="Heading3"/>
      </w:pPr>
      <w:r>
        <w:t>Characterisation of the southwest Pacific blue shark assessment</w:t>
      </w:r>
    </w:p>
    <w:p w14:paraId="2EC0A696" w14:textId="316BCD27" w:rsidR="00AE1482" w:rsidRDefault="005478B6" w:rsidP="00696586">
      <w:r>
        <w:t>Stephen Brouwer presented a</w:t>
      </w:r>
      <w:r w:rsidR="00AE1482">
        <w:t xml:space="preserve">n introduction to the data available to inform the </w:t>
      </w:r>
      <w:r w:rsidR="00D91AEC">
        <w:t>S</w:t>
      </w:r>
      <w:r w:rsidR="00AE1482">
        <w:t>outhwest Pacific blue shark assessment, focused on longline, as there is very little data</w:t>
      </w:r>
      <w:r w:rsidR="00D91AEC">
        <w:t xml:space="preserve"> and low catches</w:t>
      </w:r>
      <w:r w:rsidR="00AE1482">
        <w:t xml:space="preserve"> o</w:t>
      </w:r>
      <w:r w:rsidR="00D91AEC">
        <w:t>f</w:t>
      </w:r>
      <w:r w:rsidR="00AE1482">
        <w:t xml:space="preserve"> blue shark from purse seine. The overview began with a summary of data coverage and information on life-history parameters and stock structure, noting the separation into two stock</w:t>
      </w:r>
      <w:r w:rsidR="00D91AEC">
        <w:t>s</w:t>
      </w:r>
      <w:r w:rsidR="00AE1482">
        <w:t xml:space="preserve"> north and south of the equator.</w:t>
      </w:r>
    </w:p>
    <w:p w14:paraId="12AC5C01" w14:textId="2A58EA55" w:rsidR="00425CD8" w:rsidRDefault="00425CD8" w:rsidP="00696586">
      <w:r>
        <w:t xml:space="preserve">Longline observer records are available back to the early 1990s, and logsheet records from the mid-late 1990s although the number </w:t>
      </w:r>
      <w:r w:rsidR="00F7273B">
        <w:t xml:space="preserve">of </w:t>
      </w:r>
      <w:r>
        <w:t xml:space="preserve">records increases from the late 2000s. Therefore, catch information for blue shark is </w:t>
      </w:r>
      <w:r w:rsidR="00F7273B">
        <w:t xml:space="preserve">very </w:t>
      </w:r>
      <w:r>
        <w:t>poor across the earlier period of the long</w:t>
      </w:r>
      <w:r w:rsidR="00F7273B">
        <w:t>line</w:t>
      </w:r>
      <w:r>
        <w:t xml:space="preserve"> fishery and catch reconstruction will be required. There </w:t>
      </w:r>
      <w:r w:rsidR="00421709">
        <w:t>are</w:t>
      </w:r>
      <w:r>
        <w:t xml:space="preserve"> substantial length records</w:t>
      </w:r>
      <w:r w:rsidR="00421709">
        <w:t xml:space="preserve"> for longline catches</w:t>
      </w:r>
      <w:r>
        <w:t xml:space="preserve"> </w:t>
      </w:r>
      <w:r w:rsidR="00421709">
        <w:t xml:space="preserve">by sex from the 1990s onwards, but most data </w:t>
      </w:r>
      <w:r w:rsidR="00F7273B">
        <w:t xml:space="preserve">are </w:t>
      </w:r>
      <w:r w:rsidR="00421709">
        <w:t>from the last 20 years.</w:t>
      </w:r>
    </w:p>
    <w:p w14:paraId="28D3A5D1" w14:textId="6E344F4F" w:rsidR="00421709" w:rsidRDefault="00421709" w:rsidP="00696586">
      <w:r>
        <w:t>It may be possible to conduct an integrated assessment, but this might depend on how well we can reconstruct the catch history. Medium and low data approaches should be possible.</w:t>
      </w:r>
    </w:p>
    <w:p w14:paraId="67D38567" w14:textId="38A02FA8" w:rsidR="00421709" w:rsidRDefault="00421709" w:rsidP="00696586">
      <w:r>
        <w:t>Tagging data, although limited, showed large-scale movements in the WCPO and did not indicate strong seasonal movement patterns, support</w:t>
      </w:r>
      <w:r w:rsidR="00F7273B">
        <w:t>ed</w:t>
      </w:r>
      <w:r>
        <w:t xml:space="preserve"> separation of northern and southern hemisphere populations, but is insufficient to infer population structure in the WCPO.</w:t>
      </w:r>
    </w:p>
    <w:p w14:paraId="6B5A545D" w14:textId="3608824E" w:rsidR="00421709" w:rsidRDefault="00421709" w:rsidP="00696586">
      <w:pPr>
        <w:rPr>
          <w:color w:val="0D0D0D" w:themeColor="text1" w:themeTint="F2"/>
        </w:rPr>
      </w:pPr>
      <w:r>
        <w:t>Data on monthly patterns of CPUE in the South Pacific</w:t>
      </w:r>
      <w:r w:rsidR="00410A3A">
        <w:t>, suggest higher CPUE tends to occur in the southerly areas</w:t>
      </w:r>
      <w:r>
        <w:t xml:space="preserve"> </w:t>
      </w:r>
      <w:r w:rsidR="00410A3A">
        <w:t>30</w:t>
      </w:r>
      <w:r w:rsidR="00F7273B">
        <w:rPr>
          <w:rFonts w:cstheme="minorHAnsi"/>
          <w:color w:val="0D0D0D" w:themeColor="text1" w:themeTint="F2"/>
        </w:rPr>
        <w:t>°</w:t>
      </w:r>
      <w:r w:rsidR="00F7273B">
        <w:rPr>
          <w:color w:val="0D0D0D" w:themeColor="text1" w:themeTint="F2"/>
        </w:rPr>
        <w:t xml:space="preserve"> S </w:t>
      </w:r>
      <w:r w:rsidR="00410A3A">
        <w:t>-40</w:t>
      </w:r>
      <w:r w:rsidR="00410A3A">
        <w:rPr>
          <w:rFonts w:cstheme="minorHAnsi"/>
          <w:color w:val="0D0D0D" w:themeColor="text1" w:themeTint="F2"/>
        </w:rPr>
        <w:t>°</w:t>
      </w:r>
      <w:r w:rsidR="00410A3A">
        <w:rPr>
          <w:color w:val="0D0D0D" w:themeColor="text1" w:themeTint="F2"/>
        </w:rPr>
        <w:t xml:space="preserve"> S in the first 3-5 months of the year. </w:t>
      </w:r>
    </w:p>
    <w:p w14:paraId="60153D43" w14:textId="70E7A2C4" w:rsidR="00410A3A" w:rsidRDefault="00410A3A" w:rsidP="00696586">
      <w:pPr>
        <w:rPr>
          <w:color w:val="0D0D0D" w:themeColor="text1" w:themeTint="F2"/>
        </w:rPr>
      </w:pPr>
      <w:r>
        <w:rPr>
          <w:color w:val="0D0D0D" w:themeColor="text1" w:themeTint="F2"/>
        </w:rPr>
        <w:t xml:space="preserve">Longline effort in hooks </w:t>
      </w:r>
      <w:r w:rsidR="00F7273B">
        <w:rPr>
          <w:color w:val="0D0D0D" w:themeColor="text1" w:themeTint="F2"/>
        </w:rPr>
        <w:t>deployed</w:t>
      </w:r>
      <w:r>
        <w:rPr>
          <w:color w:val="0D0D0D" w:themeColor="text1" w:themeTint="F2"/>
        </w:rPr>
        <w:t xml:space="preserve"> for the </w:t>
      </w:r>
      <w:r w:rsidR="00F7273B">
        <w:rPr>
          <w:color w:val="0D0D0D" w:themeColor="text1" w:themeTint="F2"/>
        </w:rPr>
        <w:t>S</w:t>
      </w:r>
      <w:r>
        <w:rPr>
          <w:color w:val="0D0D0D" w:themeColor="text1" w:themeTint="F2"/>
        </w:rPr>
        <w:t xml:space="preserve">outh Pacific region has increased substantially since 2000, </w:t>
      </w:r>
      <w:r w:rsidR="00F7273B">
        <w:rPr>
          <w:color w:val="0D0D0D" w:themeColor="text1" w:themeTint="F2"/>
        </w:rPr>
        <w:t>and was</w:t>
      </w:r>
      <w:r>
        <w:rPr>
          <w:color w:val="0D0D0D" w:themeColor="text1" w:themeTint="F2"/>
        </w:rPr>
        <w:t xml:space="preserve"> relatively stable (with interannual variations) from the 1970s to 2000</w:t>
      </w:r>
      <w:r w:rsidR="00F7273B">
        <w:rPr>
          <w:color w:val="0D0D0D" w:themeColor="text1" w:themeTint="F2"/>
        </w:rPr>
        <w:t>.</w:t>
      </w:r>
    </w:p>
    <w:p w14:paraId="43409EB0" w14:textId="7FA58073" w:rsidR="007B5D83" w:rsidRDefault="00410A3A" w:rsidP="007B5D83">
      <w:r>
        <w:t>Annual catch estimates held by WCPFC are only reported to the entire convention area (not by north and south Pacific) and are only available since the early 2000s.</w:t>
      </w:r>
      <w:r w:rsidR="007B5D83">
        <w:t xml:space="preserve"> Logsheet reporting has started to improve since 2010. Early logsheet data really only available from Australia and New Zealand. Recent data is available Pacific wide.</w:t>
      </w:r>
    </w:p>
    <w:p w14:paraId="0B3DC9FF" w14:textId="6C81C827" w:rsidR="007B5D83" w:rsidRPr="007B5D83" w:rsidRDefault="007B5D83" w:rsidP="007B5D83">
      <w:r>
        <w:t>As management has developed and more non-retention has been happening, reporting of fate and release condition has occurred since the 2000s.</w:t>
      </w:r>
    </w:p>
    <w:p w14:paraId="68A3EED4" w14:textId="6062B882" w:rsidR="00696586" w:rsidRDefault="007B5D83" w:rsidP="00696586">
      <w:r>
        <w:t xml:space="preserve">Length composition data from the 1990s onwards shows an increasing trend in the median </w:t>
      </w:r>
      <w:r w:rsidR="00F7273B">
        <w:t xml:space="preserve">length </w:t>
      </w:r>
      <w:r>
        <w:t>which is though</w:t>
      </w:r>
      <w:r w:rsidR="00F7273B">
        <w:t>t</w:t>
      </w:r>
      <w:r>
        <w:t xml:space="preserve"> to be a reporting artifact due to increased reporting by different flags. Sex ratio of </w:t>
      </w:r>
      <w:r w:rsidR="00F7273B">
        <w:t xml:space="preserve">the </w:t>
      </w:r>
      <w:r>
        <w:t>length composition seems consistent across time.</w:t>
      </w:r>
      <w:r w:rsidR="001C4C2A">
        <w:t xml:space="preserve"> To modes in the length composition, 110 cm and 200 cm, which may also be a flag reporting effect, with more smaller sharks in </w:t>
      </w:r>
      <w:r w:rsidR="00F7273B">
        <w:t xml:space="preserve">the </w:t>
      </w:r>
      <w:r w:rsidR="001C4C2A">
        <w:t>length composition data from Australia, New Zealand and Japan. Th</w:t>
      </w:r>
      <w:r w:rsidR="00F7273B">
        <w:t>is</w:t>
      </w:r>
      <w:r w:rsidR="001C4C2A">
        <w:t xml:space="preserve"> was also reflected in the </w:t>
      </w:r>
      <w:r w:rsidR="00E11C3B">
        <w:t>clear latitudinal trends in length composition, with smaller sharks predominating in samples south of 40</w:t>
      </w:r>
      <w:r w:rsidR="00E11C3B">
        <w:rPr>
          <w:rFonts w:cstheme="minorHAnsi"/>
          <w:color w:val="0D0D0D" w:themeColor="text1" w:themeTint="F2"/>
        </w:rPr>
        <w:t>°</w:t>
      </w:r>
      <w:r w:rsidR="00E11C3B">
        <w:rPr>
          <w:color w:val="0D0D0D" w:themeColor="text1" w:themeTint="F2"/>
        </w:rPr>
        <w:t xml:space="preserve"> S, which would be mostly reported by the Australian and New Zealand fisheries. This pattern persists during the year.</w:t>
      </w:r>
    </w:p>
    <w:p w14:paraId="4A066773" w14:textId="1F68B7F3" w:rsidR="00E11C3B" w:rsidRDefault="00E11C3B" w:rsidP="00696586">
      <w:r>
        <w:t xml:space="preserve">Blue shark are mostly caught in the shallower hooks of a </w:t>
      </w:r>
      <w:r w:rsidR="00F7273B">
        <w:t xml:space="preserve">longline </w:t>
      </w:r>
      <w:r>
        <w:t>set, irrespective of size. Shallow sets typically have higher catches than deeper sets. Data o</w:t>
      </w:r>
      <w:r w:rsidR="00A374CF">
        <w:t xml:space="preserve">n </w:t>
      </w:r>
      <w:r>
        <w:t>changes in gear settings, hooks between floats</w:t>
      </w:r>
      <w:r w:rsidR="00A374CF">
        <w:t>, total hooks per set</w:t>
      </w:r>
      <w:r>
        <w:t xml:space="preserve"> etc.</w:t>
      </w:r>
      <w:r w:rsidR="00A374CF">
        <w:t xml:space="preserve">, </w:t>
      </w:r>
      <w:r w:rsidR="00F7273B">
        <w:t xml:space="preserve">and </w:t>
      </w:r>
      <w:r w:rsidR="00A374CF">
        <w:t xml:space="preserve">bait </w:t>
      </w:r>
      <w:r>
        <w:t>were presented.</w:t>
      </w:r>
      <w:r w:rsidR="00A374CF">
        <w:t xml:space="preserve"> Recent years </w:t>
      </w:r>
      <w:r w:rsidR="00F7273B">
        <w:t xml:space="preserve">show a </w:t>
      </w:r>
      <w:r w:rsidR="00A374CF">
        <w:t>switch to more fish baits and more hooks per set.</w:t>
      </w:r>
    </w:p>
    <w:p w14:paraId="6FB884F5" w14:textId="191E3AFE" w:rsidR="00A374CF" w:rsidRDefault="00A374CF" w:rsidP="00696586">
      <w:r>
        <w:t xml:space="preserve">CPUE data (nominal) was presented to get an idea of the available data for the assessment. The data </w:t>
      </w:r>
      <w:r w:rsidR="00392DF8">
        <w:t xml:space="preserve">are </w:t>
      </w:r>
      <w:r>
        <w:t>patchy for many flags, but a few flags have more consistently available data, i.e. Australia, NZ, New Caledonia, US, Fiji.</w:t>
      </w:r>
    </w:p>
    <w:p w14:paraId="112A7782" w14:textId="1A18EA72" w:rsidR="00A374CF" w:rsidRDefault="00A374CF" w:rsidP="00696586">
      <w:r>
        <w:t>Some discussion on CPUE trends and management changes – i.e., increased discarding since 2013 may be influencing recent CPUE trends for observers as sharks are being cut-off before observer record them.</w:t>
      </w:r>
    </w:p>
    <w:p w14:paraId="48E6D12F" w14:textId="1DD0CCF1" w:rsidR="003C08D9" w:rsidRPr="003C08D9" w:rsidRDefault="003C08D9" w:rsidP="00696586">
      <w:pPr>
        <w:rPr>
          <w:b/>
          <w:bCs/>
          <w:i/>
          <w:iCs/>
        </w:rPr>
      </w:pPr>
      <w:r w:rsidRPr="003C08D9">
        <w:rPr>
          <w:b/>
          <w:bCs/>
          <w:i/>
          <w:iCs/>
        </w:rPr>
        <w:t>Summary points:</w:t>
      </w:r>
    </w:p>
    <w:p w14:paraId="10EF6D26" w14:textId="47AD3ABD" w:rsidR="00A374CF" w:rsidRDefault="00A374CF" w:rsidP="00616D80">
      <w:pPr>
        <w:pStyle w:val="ListParagraph"/>
        <w:numPr>
          <w:ilvl w:val="0"/>
          <w:numId w:val="26"/>
        </w:numPr>
      </w:pPr>
      <w:r>
        <w:t xml:space="preserve">Blue sharks are wide ranging across the </w:t>
      </w:r>
      <w:r w:rsidR="00392DF8">
        <w:t>S</w:t>
      </w:r>
      <w:r>
        <w:t>outh Pacific Ocean</w:t>
      </w:r>
      <w:r w:rsidR="003C08D9">
        <w:t xml:space="preserve"> </w:t>
      </w:r>
      <w:r>
        <w:t>and display</w:t>
      </w:r>
      <w:r w:rsidR="003C08D9">
        <w:t xml:space="preserve"> </w:t>
      </w:r>
      <w:r>
        <w:t>weak size and seasonal movement patterns.</w:t>
      </w:r>
    </w:p>
    <w:p w14:paraId="0D7F0A3D" w14:textId="6C4374C2" w:rsidR="00A374CF" w:rsidRDefault="00A374CF" w:rsidP="00616D80">
      <w:pPr>
        <w:pStyle w:val="ListParagraph"/>
        <w:numPr>
          <w:ilvl w:val="0"/>
          <w:numId w:val="26"/>
        </w:numPr>
      </w:pPr>
      <w:r>
        <w:t>Overall</w:t>
      </w:r>
      <w:r w:rsidR="003C08D9">
        <w:t>,</w:t>
      </w:r>
      <w:r>
        <w:t xml:space="preserve"> there is a reasonable amount of data from 1990-2019, but the</w:t>
      </w:r>
      <w:r w:rsidR="003C08D9">
        <w:t xml:space="preserve"> </w:t>
      </w:r>
      <w:r>
        <w:t>data by fleet are more fragmented.</w:t>
      </w:r>
    </w:p>
    <w:p w14:paraId="5DB87883" w14:textId="20F394C7" w:rsidR="00A374CF" w:rsidRDefault="00A374CF" w:rsidP="00616D80">
      <w:pPr>
        <w:pStyle w:val="ListParagraph"/>
        <w:numPr>
          <w:ilvl w:val="0"/>
          <w:numId w:val="26"/>
        </w:numPr>
      </w:pPr>
      <w:r>
        <w:t>Aggregated data are submitted as annual totals for the WCPFC area only.</w:t>
      </w:r>
    </w:p>
    <w:p w14:paraId="16F6307F" w14:textId="6B957CF0" w:rsidR="00A374CF" w:rsidRDefault="00A374CF" w:rsidP="00616D80">
      <w:pPr>
        <w:pStyle w:val="ListParagraph"/>
        <w:numPr>
          <w:ilvl w:val="0"/>
          <w:numId w:val="26"/>
        </w:numPr>
      </w:pPr>
      <w:r>
        <w:t>Blue shark aggregated data should be reported by ocean area not simply</w:t>
      </w:r>
      <w:r w:rsidR="003C08D9">
        <w:t xml:space="preserve"> </w:t>
      </w:r>
      <w:r>
        <w:t>WCPO, and where possible these data should be retrospective</w:t>
      </w:r>
      <w:r w:rsidR="003C08D9">
        <w:t>ly</w:t>
      </w:r>
      <w:r>
        <w:t xml:space="preserve"> corrected.</w:t>
      </w:r>
    </w:p>
    <w:p w14:paraId="58C77D18" w14:textId="1109E93C" w:rsidR="00696586" w:rsidRDefault="00A374CF" w:rsidP="00616D80">
      <w:pPr>
        <w:pStyle w:val="ListParagraph"/>
        <w:numPr>
          <w:ilvl w:val="0"/>
          <w:numId w:val="26"/>
        </w:numPr>
      </w:pPr>
      <w:r>
        <w:t>Catch reporting has improved across all fleets over time.</w:t>
      </w:r>
    </w:p>
    <w:p w14:paraId="6BE2AE9A" w14:textId="58C9BFCF" w:rsidR="003C08D9" w:rsidRDefault="003C08D9" w:rsidP="00616D80">
      <w:pPr>
        <w:pStyle w:val="ListParagraph"/>
        <w:numPr>
          <w:ilvl w:val="0"/>
          <w:numId w:val="26"/>
        </w:numPr>
      </w:pPr>
      <w:r>
        <w:t>For most fleets after 2015 most blue sharks are released, and a high</w:t>
      </w:r>
      <w:r w:rsidR="00392DF8">
        <w:t xml:space="preserve"> </w:t>
      </w:r>
      <w:r>
        <w:t>proportion of releases are alive and healthy at release.</w:t>
      </w:r>
    </w:p>
    <w:p w14:paraId="72513311" w14:textId="20C588F0" w:rsidR="003C08D9" w:rsidRDefault="003C08D9" w:rsidP="00616D80">
      <w:pPr>
        <w:pStyle w:val="ListParagraph"/>
        <w:numPr>
          <w:ilvl w:val="0"/>
          <w:numId w:val="26"/>
        </w:numPr>
      </w:pPr>
      <w:r>
        <w:t>Some length data are available but not for all fleets.</w:t>
      </w:r>
    </w:p>
    <w:p w14:paraId="0956BE51" w14:textId="295EDA1F" w:rsidR="003C08D9" w:rsidRDefault="003C08D9" w:rsidP="00616D80">
      <w:pPr>
        <w:pStyle w:val="ListParagraph"/>
        <w:numPr>
          <w:ilvl w:val="0"/>
          <w:numId w:val="26"/>
        </w:numPr>
      </w:pPr>
      <w:r>
        <w:t>Blue sharks are landed in both shallow and deep sets, but most frequently caught in the shallow hooks and comprise a higher proportion of the catch in shallow sets. But the number of deep sets is much larger and therefore contains the most data.</w:t>
      </w:r>
    </w:p>
    <w:p w14:paraId="465FC450" w14:textId="623DE524" w:rsidR="003C08D9" w:rsidRDefault="003C08D9" w:rsidP="00616D80">
      <w:pPr>
        <w:pStyle w:val="ListParagraph"/>
        <w:numPr>
          <w:ilvl w:val="0"/>
          <w:numId w:val="26"/>
        </w:numPr>
      </w:pPr>
      <w:r>
        <w:t>Relative to tuna</w:t>
      </w:r>
      <w:r w:rsidR="00392DF8">
        <w:t>,</w:t>
      </w:r>
      <w:r>
        <w:t xml:space="preserve"> the catch proportion of blue sharks differs by fleet and is closely associated with set depth.</w:t>
      </w:r>
    </w:p>
    <w:p w14:paraId="62FAFD90" w14:textId="2C8851CE" w:rsidR="003C08D9" w:rsidRDefault="003C08D9" w:rsidP="00616D80">
      <w:pPr>
        <w:pStyle w:val="ListParagraph"/>
        <w:numPr>
          <w:ilvl w:val="0"/>
          <w:numId w:val="26"/>
        </w:numPr>
      </w:pPr>
      <w:r>
        <w:t>Both observed and reported data are available for CPUE standardisation.</w:t>
      </w:r>
    </w:p>
    <w:p w14:paraId="58E1734E" w14:textId="77777777" w:rsidR="003C08D9" w:rsidRDefault="003C08D9" w:rsidP="00616D80">
      <w:pPr>
        <w:pStyle w:val="ListParagraph"/>
        <w:numPr>
          <w:ilvl w:val="0"/>
          <w:numId w:val="26"/>
        </w:numPr>
      </w:pPr>
      <w:r>
        <w:t>Gear attributes (e.g. HBF) more likely to be informative than specified targeting information as targeting is poorly reported</w:t>
      </w:r>
    </w:p>
    <w:p w14:paraId="2FC60A05" w14:textId="19B05FAE" w:rsidR="003C08D9" w:rsidRPr="00392DF8" w:rsidRDefault="003C08D9" w:rsidP="00616D80">
      <w:pPr>
        <w:pStyle w:val="ListParagraph"/>
        <w:numPr>
          <w:ilvl w:val="0"/>
          <w:numId w:val="26"/>
        </w:numPr>
      </w:pPr>
      <w:r>
        <w:t>Past management interventions may complicate the CPUE standardisations.</w:t>
      </w:r>
    </w:p>
    <w:p w14:paraId="16905006" w14:textId="55EFC97A" w:rsidR="003C08D9" w:rsidRPr="003C08D9" w:rsidRDefault="003C08D9" w:rsidP="003C08D9">
      <w:pPr>
        <w:pStyle w:val="Heading3"/>
      </w:pPr>
      <w:r>
        <w:t>Catch reconstruction and CPUE</w:t>
      </w:r>
    </w:p>
    <w:p w14:paraId="193BD309" w14:textId="6D04DE7B" w:rsidR="00696586" w:rsidRDefault="003C08D9" w:rsidP="00696586">
      <w:r>
        <w:t xml:space="preserve">Presentation on </w:t>
      </w:r>
      <w:r w:rsidR="008610BC">
        <w:t xml:space="preserve">the </w:t>
      </w:r>
      <w:r>
        <w:t xml:space="preserve">challenges and approaches for catch reconstruction </w:t>
      </w:r>
      <w:r w:rsidR="008610BC">
        <w:t xml:space="preserve">and CPUE analysis were presented by Philipp Neubauer of Dragonfly. </w:t>
      </w:r>
    </w:p>
    <w:p w14:paraId="6FB116B1" w14:textId="1CFB2D56" w:rsidR="00696586" w:rsidRDefault="00223E74" w:rsidP="00696586">
      <w:r>
        <w:t>Initially it was noted that</w:t>
      </w:r>
      <w:r w:rsidR="008610BC">
        <w:t xml:space="preserve"> logbook reported catches are not reliable and probably still under reported in recent decades</w:t>
      </w:r>
      <w:r>
        <w:t xml:space="preserve">. For </w:t>
      </w:r>
      <w:r w:rsidR="008610BC">
        <w:t xml:space="preserve">catch reconstruction </w:t>
      </w:r>
      <w:r w:rsidR="00392DF8">
        <w:t>it is planned to</w:t>
      </w:r>
      <w:r>
        <w:t xml:space="preserve"> use the longline observer data and predict catches across all flags. For CPUE standardisation, plan </w:t>
      </w:r>
      <w:r w:rsidR="00392DF8">
        <w:t xml:space="preserve">is </w:t>
      </w:r>
      <w:r>
        <w:t>to use a subset of longline observer programmes that include the most consistent coverage of</w:t>
      </w:r>
      <w:r w:rsidR="00392DF8">
        <w:t xml:space="preserve"> the</w:t>
      </w:r>
      <w:r>
        <w:t xml:space="preserve"> fishery over space and time.</w:t>
      </w:r>
    </w:p>
    <w:p w14:paraId="1267CAF6" w14:textId="50C1A2C3" w:rsidR="00223E74" w:rsidRDefault="00223E74" w:rsidP="00696586">
      <w:r>
        <w:t>Catch reconstruction will follow a two</w:t>
      </w:r>
      <w:r w:rsidR="00392DF8">
        <w:t>-</w:t>
      </w:r>
      <w:r>
        <w:t>stage process</w:t>
      </w:r>
      <w:r w:rsidR="004D4B51">
        <w:t xml:space="preserve"> (similar to the recent oceanic white tip shark assessment, </w:t>
      </w:r>
      <w:hyperlink r:id="rId26" w:history="1">
        <w:r w:rsidR="004D4B51" w:rsidRPr="00392DF8">
          <w:rPr>
            <w:rStyle w:val="Hyperlink"/>
          </w:rPr>
          <w:t xml:space="preserve">Tremblay-Boyer </w:t>
        </w:r>
        <w:r w:rsidR="00460FDA" w:rsidRPr="00392DF8">
          <w:rPr>
            <w:rStyle w:val="Hyperlink"/>
          </w:rPr>
          <w:t>et al.</w:t>
        </w:r>
        <w:r w:rsidR="004D4B51" w:rsidRPr="00392DF8">
          <w:rPr>
            <w:rStyle w:val="Hyperlink"/>
          </w:rPr>
          <w:t xml:space="preserve"> 2019</w:t>
        </w:r>
      </w:hyperlink>
      <w:r w:rsidR="004D4B51">
        <w:t>)</w:t>
      </w:r>
      <w:r>
        <w:t>. The first stage will develop a prediction model from observer catch rates and apply this to known longline effort across the WCPO. The second stag</w:t>
      </w:r>
      <w:r w:rsidR="00392DF8">
        <w:t>e</w:t>
      </w:r>
      <w:r>
        <w:t xml:space="preserve"> </w:t>
      </w:r>
      <w:r w:rsidR="00392DF8">
        <w:t>we may</w:t>
      </w:r>
      <w:r>
        <w:t xml:space="preserve"> explore </w:t>
      </w:r>
      <w:r w:rsidR="00392DF8">
        <w:t xml:space="preserve">is </w:t>
      </w:r>
      <w:r>
        <w:t>the potential to</w:t>
      </w:r>
      <w:r w:rsidR="00392DF8">
        <w:t xml:space="preserve"> </w:t>
      </w:r>
      <w:r>
        <w:t>predict global catches based on fin trade statistics, scaled and apportioned to the southern WCPO.</w:t>
      </w:r>
      <w:r w:rsidR="004D4B51">
        <w:t xml:space="preserve"> This approach might be used as a cross check to the scale of the estimates, especially in the earlier years where observer data is limited.</w:t>
      </w:r>
    </w:p>
    <w:p w14:paraId="598EB512" w14:textId="25A8CF96" w:rsidR="00223E74" w:rsidRDefault="00223E74" w:rsidP="00A27ADA">
      <w:r>
        <w:t xml:space="preserve">The </w:t>
      </w:r>
      <w:r w:rsidR="00FA5E60">
        <w:t>approach to reconstructing catch from observer catch rate</w:t>
      </w:r>
      <w:r w:rsidR="00392DF8">
        <w:t>s</w:t>
      </w:r>
      <w:r w:rsidR="00FA5E60">
        <w:t xml:space="preserve"> was described in detail</w:t>
      </w:r>
      <w:r w:rsidR="004D4B51">
        <w:t>, including approache</w:t>
      </w:r>
      <w:r w:rsidR="00A27ADA">
        <w:t>s</w:t>
      </w:r>
      <w:r w:rsidR="004D4B51">
        <w:t xml:space="preserve"> to overdispersion and </w:t>
      </w:r>
      <w:r w:rsidR="00A27ADA">
        <w:t>potential covariates (following the oceanic white tip analysis). Unlikely to be able to have separate models for target v bycatch fleets.</w:t>
      </w:r>
      <w:r w:rsidR="00A27ADA" w:rsidRPr="00A27ADA">
        <w:t xml:space="preserve"> </w:t>
      </w:r>
      <w:r w:rsidR="00A27ADA">
        <w:t>Alternative models to consider could include: observer programme instead of flag, different configuration</w:t>
      </w:r>
      <w:r w:rsidR="00392DF8">
        <w:t>s</w:t>
      </w:r>
      <w:r w:rsidR="00A27ADA">
        <w:t xml:space="preserve"> of oceanographic covariates, flag-year interaction, modelling of overdispersion with and without the addition of v to the negative binomial distribution. Catch rates are then projected from the observer models at the scale of the WCPO based on longline efforts. Example </w:t>
      </w:r>
      <w:r w:rsidR="00392DF8">
        <w:t>of</w:t>
      </w:r>
      <w:r w:rsidR="00A27ADA">
        <w:t xml:space="preserve"> the oceanic white tip catch reconstruction was discussed. Similar to the oceanic white tip we expect a reasonable uncertainty around the catch reconstruction, we can use this to develop alternative catch histories to capture this uncertainty in the assessment grid. </w:t>
      </w:r>
    </w:p>
    <w:p w14:paraId="356ED803" w14:textId="4FB872BD" w:rsidR="00A27ADA" w:rsidRDefault="00A27ADA" w:rsidP="00A27ADA">
      <w:r>
        <w:t>The application of the fin-trade method was also discussed, but for various reason is only expected to provide a cross check of the early period estimates for the primary method using observer CPUE.</w:t>
      </w:r>
    </w:p>
    <w:p w14:paraId="7216AEA0" w14:textId="37653006" w:rsidR="008F32FA" w:rsidRDefault="008F32FA" w:rsidP="00A27ADA">
      <w:r>
        <w:t xml:space="preserve">CPUE standardisation for the abundance index will follow similar approaches to </w:t>
      </w:r>
      <w:r w:rsidR="00392DF8">
        <w:t xml:space="preserve">those </w:t>
      </w:r>
      <w:r>
        <w:t>used for the catch reconstruction, with particular attention to the management changes overtime.</w:t>
      </w:r>
    </w:p>
    <w:p w14:paraId="2A0A884F" w14:textId="4AA92C21" w:rsidR="00A27ADA" w:rsidRDefault="00A27ADA" w:rsidP="00A27ADA">
      <w:pPr>
        <w:rPr>
          <w:b/>
          <w:bCs/>
        </w:rPr>
      </w:pPr>
      <w:r w:rsidRPr="00A27ADA">
        <w:rPr>
          <w:b/>
          <w:bCs/>
        </w:rPr>
        <w:t>Comment and discussion:</w:t>
      </w:r>
    </w:p>
    <w:p w14:paraId="570EBB64" w14:textId="51FFBEAA" w:rsidR="008F32FA" w:rsidRDefault="00547E24" w:rsidP="00616D80">
      <w:pPr>
        <w:pStyle w:val="ListParagraph"/>
        <w:numPr>
          <w:ilvl w:val="0"/>
          <w:numId w:val="51"/>
        </w:numPr>
      </w:pPr>
      <w:r w:rsidRPr="00392DF8">
        <w:rPr>
          <w:b/>
          <w:bCs/>
          <w:i/>
          <w:iCs/>
        </w:rPr>
        <w:t>Question about how to incorporate the uncertainty of the catch reconstructions into the assessment</w:t>
      </w:r>
      <w:r>
        <w:t>. There can be two sources of uncertainty that we may need to consider depending on the results of the modeling. We may have the situation where various models may produce very similar results and we can pick a best model, and just include uncertainty in the prediction from that model. However, if we find several models that provide different catch trends that are equally plausible and have similar fits</w:t>
      </w:r>
      <w:r w:rsidR="00392DF8">
        <w:t>,</w:t>
      </w:r>
      <w:r>
        <w:t xml:space="preserve"> we may decide to include the various models in the uncertainty grid with the addition of each model</w:t>
      </w:r>
      <w:r w:rsidR="00392DF8">
        <w:t>’</w:t>
      </w:r>
      <w:r>
        <w:t xml:space="preserve">s uncertainty, we will have to wait and see. To some degree </w:t>
      </w:r>
      <w:r w:rsidR="00392DF8">
        <w:t xml:space="preserve">this </w:t>
      </w:r>
      <w:r>
        <w:t xml:space="preserve">depends on the aim of the uncertainty, do you want extremes or a kind of random draw across the </w:t>
      </w:r>
      <w:r w:rsidR="00153E4C">
        <w:t>posterior of the catch reconstruction distributions.</w:t>
      </w:r>
    </w:p>
    <w:p w14:paraId="2D72EB16" w14:textId="0246D307" w:rsidR="00556AE8" w:rsidRDefault="00153E4C" w:rsidP="00616D80">
      <w:pPr>
        <w:pStyle w:val="ListParagraph"/>
        <w:numPr>
          <w:ilvl w:val="0"/>
          <w:numId w:val="51"/>
        </w:numPr>
      </w:pPr>
      <w:r w:rsidRPr="00392DF8">
        <w:rPr>
          <w:b/>
          <w:bCs/>
          <w:i/>
          <w:iCs/>
        </w:rPr>
        <w:t xml:space="preserve">Comment agreeing </w:t>
      </w:r>
      <w:r w:rsidR="00392DF8">
        <w:rPr>
          <w:b/>
          <w:bCs/>
          <w:i/>
          <w:iCs/>
        </w:rPr>
        <w:t xml:space="preserve">that </w:t>
      </w:r>
      <w:r w:rsidRPr="00392DF8">
        <w:rPr>
          <w:b/>
          <w:bCs/>
          <w:i/>
          <w:iCs/>
        </w:rPr>
        <w:t>the logbook data is unreliable and should not be used for the catch reconstruction. Question raised on the data filtering methods to remove low quality data for the standardisation. Noted that Australian and NZ data is likely the most reliable. Support</w:t>
      </w:r>
      <w:r w:rsidR="00392DF8">
        <w:rPr>
          <w:b/>
          <w:bCs/>
          <w:i/>
          <w:iCs/>
        </w:rPr>
        <w:t xml:space="preserve"> for</w:t>
      </w:r>
      <w:r w:rsidRPr="00392DF8">
        <w:rPr>
          <w:b/>
          <w:bCs/>
          <w:i/>
          <w:iCs/>
        </w:rPr>
        <w:t xml:space="preserve"> the primary method as described, but for the fin trade method – less confident in that, perhaps also estimate the catch of north Pacific blue shark to support the validation. </w:t>
      </w:r>
      <w:r>
        <w:t xml:space="preserve">Agree with these comments and will aim to retain </w:t>
      </w:r>
      <w:r w:rsidR="00556AE8">
        <w:t xml:space="preserve">the </w:t>
      </w:r>
      <w:r>
        <w:t xml:space="preserve">fleets with good reliable data. </w:t>
      </w:r>
      <w:r w:rsidR="00392DF8">
        <w:t>Also n</w:t>
      </w:r>
      <w:r w:rsidR="00365E23">
        <w:t>ot sure about value of the fin-trade analysis</w:t>
      </w:r>
      <w:r w:rsidR="00C03E16">
        <w:t xml:space="preserve"> based on previous work</w:t>
      </w:r>
      <w:r w:rsidR="00365E23">
        <w:t>, may depend on time</w:t>
      </w:r>
      <w:r w:rsidR="009A7E4C">
        <w:t>, and wouldn’t be used in the model</w:t>
      </w:r>
      <w:r w:rsidR="00556AE8">
        <w:t>.</w:t>
      </w:r>
    </w:p>
    <w:p w14:paraId="2CB8654D" w14:textId="096F032F" w:rsidR="00556AE8" w:rsidRDefault="00556AE8" w:rsidP="00556AE8">
      <w:pPr>
        <w:pStyle w:val="Heading3"/>
      </w:pPr>
      <w:r>
        <w:t>Blue shark biology and life-history</w:t>
      </w:r>
    </w:p>
    <w:p w14:paraId="157AE5D8" w14:textId="50FC2CAD" w:rsidR="00C03E16" w:rsidRDefault="00556AE8" w:rsidP="00C03E16">
      <w:r>
        <w:t xml:space="preserve">Kath Large of Dragonfly presented an overview </w:t>
      </w:r>
      <w:r w:rsidR="00C03E16">
        <w:t>of considerations for assessment planning, including:</w:t>
      </w:r>
    </w:p>
    <w:p w14:paraId="1E8D91D7" w14:textId="68AB7A2C" w:rsidR="00C03E16" w:rsidRDefault="00C03E16" w:rsidP="00616D80">
      <w:pPr>
        <w:pStyle w:val="ListParagraph"/>
        <w:numPr>
          <w:ilvl w:val="0"/>
          <w:numId w:val="30"/>
        </w:numPr>
      </w:pPr>
      <w:r>
        <w:t>Stock identification and structure</w:t>
      </w:r>
    </w:p>
    <w:p w14:paraId="3820B069" w14:textId="77777777" w:rsidR="00C03E16" w:rsidRDefault="00C03E16" w:rsidP="00616D80">
      <w:pPr>
        <w:pStyle w:val="ListParagraph"/>
        <w:numPr>
          <w:ilvl w:val="0"/>
          <w:numId w:val="30"/>
        </w:numPr>
      </w:pPr>
      <w:r>
        <w:t>Overview of biology</w:t>
      </w:r>
    </w:p>
    <w:p w14:paraId="591C74AD" w14:textId="77777777" w:rsidR="00C03E16" w:rsidRDefault="00C03E16" w:rsidP="00616D80">
      <w:pPr>
        <w:pStyle w:val="ListParagraph"/>
        <w:numPr>
          <w:ilvl w:val="0"/>
          <w:numId w:val="30"/>
        </w:numPr>
      </w:pPr>
      <w:r>
        <w:t>Previous stock assessments for blue shark</w:t>
      </w:r>
    </w:p>
    <w:p w14:paraId="33B4E418" w14:textId="721A5AA7" w:rsidR="00C03E16" w:rsidRDefault="00C03E16" w:rsidP="00616D80">
      <w:pPr>
        <w:pStyle w:val="ListParagraph"/>
        <w:numPr>
          <w:ilvl w:val="0"/>
          <w:numId w:val="30"/>
        </w:numPr>
      </w:pPr>
      <w:r>
        <w:t>Previous southwestern blue shark assessment (SC12, 2016)</w:t>
      </w:r>
    </w:p>
    <w:p w14:paraId="3D9F3EFE" w14:textId="7814B1D4" w:rsidR="00C03E16" w:rsidRDefault="00C03E16" w:rsidP="00616D80">
      <w:pPr>
        <w:pStyle w:val="ListParagraph"/>
        <w:numPr>
          <w:ilvl w:val="0"/>
          <w:numId w:val="30"/>
        </w:numPr>
      </w:pPr>
      <w:r>
        <w:t>Summary of SC12 comments</w:t>
      </w:r>
    </w:p>
    <w:p w14:paraId="4160631B" w14:textId="21405AAF" w:rsidR="00547E24" w:rsidRPr="00547E24" w:rsidRDefault="00C03E16" w:rsidP="00616D80">
      <w:pPr>
        <w:pStyle w:val="ListParagraph"/>
        <w:numPr>
          <w:ilvl w:val="0"/>
          <w:numId w:val="30"/>
        </w:numPr>
      </w:pPr>
      <w:r>
        <w:t>Proposed approach for 2021 assessment work</w:t>
      </w:r>
    </w:p>
    <w:p w14:paraId="2B7ACAB9" w14:textId="4AC1D836" w:rsidR="00696586" w:rsidRDefault="003A78E1" w:rsidP="00696586">
      <w:r>
        <w:t>Current information (from tagging) suggests blue shark are separated into north and south Pacific stocks either side of the equatorial region. No evidence for stock structure within each of these stock regions.</w:t>
      </w:r>
    </w:p>
    <w:p w14:paraId="09907D8A" w14:textId="11242014" w:rsidR="003A78E1" w:rsidRDefault="003A78E1" w:rsidP="008C365F">
      <w:r>
        <w:t>Comparison of life-history informa</w:t>
      </w:r>
      <w:r w:rsidR="0022682B">
        <w:t xml:space="preserve">tion for blue shark in north and south Pacific, based on </w:t>
      </w:r>
      <w:hyperlink r:id="rId27" w:history="1">
        <w:r w:rsidR="0022682B" w:rsidRPr="007F43AD">
          <w:rPr>
            <w:rStyle w:val="Hyperlink"/>
          </w:rPr>
          <w:t>Clarke et al. (2015)</w:t>
        </w:r>
      </w:hyperlink>
      <w:r w:rsidR="0022682B">
        <w:t xml:space="preserve">, was provided. </w:t>
      </w:r>
      <w:r w:rsidR="00F000C1">
        <w:t>Of note is the growth difference by sex, with females being smaller at age than males from about 5 years age. Differences in growth are apparent from studies focused on samples from the south-west and south Pacific. Also</w:t>
      </w:r>
      <w:r w:rsidR="008C365F">
        <w:t>,</w:t>
      </w:r>
      <w:r w:rsidR="00F000C1">
        <w:t xml:space="preserve"> some differences were noted between the north and south Pacific, which may suggest transf</w:t>
      </w:r>
      <w:r w:rsidR="008C365F">
        <w:t>errin</w:t>
      </w:r>
      <w:r w:rsidR="00F000C1">
        <w:t xml:space="preserve">g biological parameters from the north to south </w:t>
      </w:r>
      <w:r w:rsidR="008C365F">
        <w:t xml:space="preserve">Pacific </w:t>
      </w:r>
      <w:r w:rsidR="00F000C1">
        <w:t>stock</w:t>
      </w:r>
      <w:r w:rsidR="008C365F">
        <w:t xml:space="preserve">s should </w:t>
      </w:r>
      <w:r w:rsidR="007F43AD">
        <w:t xml:space="preserve">be </w:t>
      </w:r>
      <w:r w:rsidR="008C365F">
        <w:t>treated with caution. However, Clarke et al. (2015) indicated that if blue shark data are lacking for the South Pacific, the default option should be to fill the gaps with data from blue shark in the North Pacific, and this would be considered where appropriate. Important gap in data regarding the reproductive pattern was noted.</w:t>
      </w:r>
    </w:p>
    <w:p w14:paraId="7A2C5873" w14:textId="31EF5C7C" w:rsidR="00696586" w:rsidRDefault="009277EB" w:rsidP="00696586">
      <w:r>
        <w:t>The previous (and only) southwestern Pacific blue shark assessment was conducted in 2016 based on data from 1994-2014</w:t>
      </w:r>
      <w:r w:rsidR="00E34EE3">
        <w:t>, using Multifan-CL</w:t>
      </w:r>
      <w:r>
        <w:t xml:space="preserve"> </w:t>
      </w:r>
      <w:hyperlink r:id="rId28" w:history="1">
        <w:r w:rsidRPr="009277EB">
          <w:rPr>
            <w:rStyle w:val="Hyperlink"/>
          </w:rPr>
          <w:t>(Takeuchi et al. 2016)</w:t>
        </w:r>
      </w:hyperlink>
      <w:r>
        <w:t>.</w:t>
      </w:r>
      <w:r w:rsidR="007F43AD">
        <w:t xml:space="preserve"> </w:t>
      </w:r>
      <w:r w:rsidR="00E34EE3">
        <w:t>Two previous assessment have been conducted on north Pacific blue shark using Stock Synthesis (</w:t>
      </w:r>
      <w:hyperlink r:id="rId29" w:history="1">
        <w:r w:rsidR="00E34EE3" w:rsidRPr="00E34EE3">
          <w:rPr>
            <w:rStyle w:val="Hyperlink"/>
          </w:rPr>
          <w:t>Kleiber et al. 2009</w:t>
        </w:r>
      </w:hyperlink>
      <w:r w:rsidR="00E34EE3">
        <w:t xml:space="preserve">, </w:t>
      </w:r>
      <w:hyperlink r:id="rId30" w:history="1">
        <w:r w:rsidR="00E34EE3" w:rsidRPr="00E34EE3">
          <w:rPr>
            <w:rStyle w:val="Hyperlink"/>
          </w:rPr>
          <w:t>Rice et al. 2014</w:t>
        </w:r>
      </w:hyperlink>
      <w:r w:rsidR="00E34EE3">
        <w:t xml:space="preserve">). </w:t>
      </w:r>
    </w:p>
    <w:p w14:paraId="63F63A22" w14:textId="383F6631" w:rsidR="00E34EE3" w:rsidRDefault="00E34EE3" w:rsidP="00696586">
      <w:r>
        <w:t xml:space="preserve">The previous southwest Pacific </w:t>
      </w:r>
      <w:r w:rsidR="007F43AD">
        <w:t xml:space="preserve">blue shark </w:t>
      </w:r>
      <w:r>
        <w:t>assess</w:t>
      </w:r>
      <w:r w:rsidR="007F43AD">
        <w:t>ment</w:t>
      </w:r>
      <w:r>
        <w:t xml:space="preserve"> had the following key features</w:t>
      </w:r>
      <w:r w:rsidR="00D06E37">
        <w:t>:</w:t>
      </w:r>
    </w:p>
    <w:p w14:paraId="5C77B7D2" w14:textId="3BEE7893" w:rsidR="00D06E37" w:rsidRDefault="00D06E37" w:rsidP="00616D80">
      <w:pPr>
        <w:pStyle w:val="ListParagraph"/>
        <w:numPr>
          <w:ilvl w:val="0"/>
          <w:numId w:val="31"/>
        </w:numPr>
      </w:pPr>
      <w:r>
        <w:t>Multifan-CL: single stock, single region, 20 annual age classes with plus group, single-sex, 1994-2014</w:t>
      </w:r>
    </w:p>
    <w:p w14:paraId="2CBC287C" w14:textId="311CC653" w:rsidR="00D06E37" w:rsidRDefault="00D06E37" w:rsidP="00616D80">
      <w:pPr>
        <w:pStyle w:val="ListParagraph"/>
        <w:numPr>
          <w:ilvl w:val="0"/>
          <w:numId w:val="31"/>
        </w:numPr>
      </w:pPr>
      <w:r>
        <w:t>Initial population: init</w:t>
      </w:r>
      <w:r w:rsidR="00C610C9">
        <w:t>i</w:t>
      </w:r>
      <w:r>
        <w:t>al equilibrium age distribution based on average, age-specific, total mortality over first 5 years of assessment</w:t>
      </w:r>
    </w:p>
    <w:p w14:paraId="7D34C20B" w14:textId="0962C21B" w:rsidR="00D06E37" w:rsidRDefault="00D06E37" w:rsidP="00616D80">
      <w:pPr>
        <w:pStyle w:val="ListParagraph"/>
        <w:numPr>
          <w:ilvl w:val="0"/>
          <w:numId w:val="31"/>
        </w:numPr>
      </w:pPr>
      <w:r>
        <w:t>Fishery inputs incorporated at a quaterly scale, single annual recruitment event</w:t>
      </w:r>
    </w:p>
    <w:p w14:paraId="41E74AE2" w14:textId="1780A141" w:rsidR="00696586" w:rsidRDefault="00D06E37" w:rsidP="00616D80">
      <w:pPr>
        <w:pStyle w:val="ListParagraph"/>
        <w:numPr>
          <w:ilvl w:val="0"/>
          <w:numId w:val="31"/>
        </w:numPr>
      </w:pPr>
      <w:r>
        <w:t>Recruitment assumed Beverton-Holt parameterization</w:t>
      </w:r>
    </w:p>
    <w:p w14:paraId="7D53E4AA" w14:textId="61FE49E4" w:rsidR="00D06E37" w:rsidRDefault="00D06E37" w:rsidP="00616D80">
      <w:pPr>
        <w:pStyle w:val="ListParagraph"/>
        <w:numPr>
          <w:ilvl w:val="0"/>
          <w:numId w:val="31"/>
        </w:numPr>
      </w:pPr>
      <w:r>
        <w:t>Growth was sex combined, averaging growth curve of each sex estimated by Hsu et al. (2011)</w:t>
      </w:r>
    </w:p>
    <w:p w14:paraId="167848CB" w14:textId="1EE0945C" w:rsidR="00D06E37" w:rsidRDefault="00D06E37" w:rsidP="00616D80">
      <w:pPr>
        <w:pStyle w:val="ListParagraph"/>
        <w:numPr>
          <w:ilvl w:val="0"/>
          <w:numId w:val="31"/>
        </w:numPr>
      </w:pPr>
      <w:r>
        <w:t>Natural mortality fixed at 0.2 (annual)</w:t>
      </w:r>
    </w:p>
    <w:p w14:paraId="1F8D511D" w14:textId="5C160EF9" w:rsidR="00D06E37" w:rsidRDefault="00D06E37" w:rsidP="00616D80">
      <w:pPr>
        <w:pStyle w:val="ListParagraph"/>
        <w:numPr>
          <w:ilvl w:val="0"/>
          <w:numId w:val="31"/>
        </w:numPr>
      </w:pPr>
      <w:r>
        <w:t>Age at 50% maturity at 8 years</w:t>
      </w:r>
    </w:p>
    <w:p w14:paraId="7079CC24" w14:textId="65189C60" w:rsidR="00D06E37" w:rsidRDefault="00D06E37" w:rsidP="00616D80">
      <w:pPr>
        <w:pStyle w:val="ListParagraph"/>
        <w:numPr>
          <w:ilvl w:val="0"/>
          <w:numId w:val="31"/>
        </w:numPr>
      </w:pPr>
      <w:r>
        <w:t>Size composition sample size, robust normal distribution</w:t>
      </w:r>
    </w:p>
    <w:p w14:paraId="6E4F51ED" w14:textId="010D73DA" w:rsidR="00D06E37" w:rsidRDefault="00D06E37" w:rsidP="00616D80">
      <w:pPr>
        <w:pStyle w:val="ListParagraph"/>
        <w:numPr>
          <w:ilvl w:val="0"/>
          <w:numId w:val="31"/>
        </w:numPr>
      </w:pPr>
      <w:r>
        <w:t xml:space="preserve">22 </w:t>
      </w:r>
      <w:r w:rsidR="00B225F0">
        <w:t xml:space="preserve">fisheries </w:t>
      </w:r>
      <w:r>
        <w:t>based on flags and fishing grounds</w:t>
      </w:r>
    </w:p>
    <w:p w14:paraId="487DF311" w14:textId="0C810D1A" w:rsidR="00D06E37" w:rsidRDefault="00D06E37" w:rsidP="00616D80">
      <w:pPr>
        <w:pStyle w:val="ListParagraph"/>
        <w:numPr>
          <w:ilvl w:val="0"/>
          <w:numId w:val="31"/>
        </w:numPr>
      </w:pPr>
      <w:r>
        <w:t xml:space="preserve">Fishery dynamics length-based, time invariant for each fishery, with </w:t>
      </w:r>
      <w:r w:rsidR="00B225F0">
        <w:t>5</w:t>
      </w:r>
      <w:r>
        <w:t xml:space="preserve"> selectivity groupings</w:t>
      </w:r>
    </w:p>
    <w:p w14:paraId="0C84B623" w14:textId="104B196B" w:rsidR="00D06E37" w:rsidRDefault="00D06E37" w:rsidP="00616D80">
      <w:pPr>
        <w:pStyle w:val="ListParagraph"/>
        <w:numPr>
          <w:ilvl w:val="0"/>
          <w:numId w:val="31"/>
        </w:numPr>
      </w:pPr>
      <w:r>
        <w:t xml:space="preserve">Two catch reconstruction scenarios: blue shark-to-all sharks ratio from fleet specific observer programmes, and all observer fleet </w:t>
      </w:r>
      <w:r w:rsidR="007F43AD">
        <w:t>CPUE</w:t>
      </w:r>
      <w:r>
        <w:t xml:space="preserve"> series</w:t>
      </w:r>
    </w:p>
    <w:p w14:paraId="7C340017" w14:textId="3A740EAA" w:rsidR="00D06E37" w:rsidRDefault="00D06E37" w:rsidP="00616D80">
      <w:pPr>
        <w:pStyle w:val="ListParagraph"/>
        <w:numPr>
          <w:ilvl w:val="0"/>
          <w:numId w:val="31"/>
        </w:numPr>
      </w:pPr>
      <w:r>
        <w:t>No discard mortality scenario used (fleets for which this would be relevant made</w:t>
      </w:r>
      <w:r w:rsidR="00C610C9">
        <w:t>-</w:t>
      </w:r>
      <w:r>
        <w:t>up small proportion of total catches)</w:t>
      </w:r>
    </w:p>
    <w:p w14:paraId="0B602847" w14:textId="570E6B8A" w:rsidR="00D06E37" w:rsidRDefault="00B225F0" w:rsidP="00616D80">
      <w:pPr>
        <w:pStyle w:val="ListParagraph"/>
        <w:numPr>
          <w:ilvl w:val="0"/>
          <w:numId w:val="31"/>
        </w:numPr>
      </w:pPr>
      <w:r>
        <w:t>3</w:t>
      </w:r>
      <w:r w:rsidR="00D06E37">
        <w:t xml:space="preserve"> x CPUE series</w:t>
      </w:r>
    </w:p>
    <w:p w14:paraId="2FDBF0B6" w14:textId="2F3DCE1C" w:rsidR="00D06E37" w:rsidRDefault="00D06E37" w:rsidP="00616D80">
      <w:pPr>
        <w:pStyle w:val="ListParagraph"/>
        <w:numPr>
          <w:ilvl w:val="0"/>
          <w:numId w:val="31"/>
        </w:numPr>
      </w:pPr>
      <w:r>
        <w:t>Catchability, constant over time for the longline fishery with quarterly variation,</w:t>
      </w:r>
    </w:p>
    <w:p w14:paraId="3FD2656E" w14:textId="4A058B2B" w:rsidR="00D06E37" w:rsidRDefault="00D06E37" w:rsidP="00616D80">
      <w:pPr>
        <w:pStyle w:val="ListParagraph"/>
        <w:numPr>
          <w:ilvl w:val="0"/>
          <w:numId w:val="31"/>
        </w:numPr>
      </w:pPr>
      <w:r>
        <w:t>Remaining fisheries with nominal effort had time-varying catchability using structural time-series approach (random walk steps taken annually, with deviations constrained by prior)</w:t>
      </w:r>
    </w:p>
    <w:p w14:paraId="1E19008C" w14:textId="37428EBA" w:rsidR="00696586" w:rsidRDefault="00D06E37" w:rsidP="00696586">
      <w:r>
        <w:t xml:space="preserve">The structural uncertainties considered were: </w:t>
      </w:r>
    </w:p>
    <w:p w14:paraId="0BA19629" w14:textId="77777777" w:rsidR="00D06E37" w:rsidRDefault="00D06E37" w:rsidP="00616D80">
      <w:pPr>
        <w:pStyle w:val="ListParagraph"/>
        <w:numPr>
          <w:ilvl w:val="0"/>
          <w:numId w:val="32"/>
        </w:numPr>
      </w:pPr>
      <w:r>
        <w:t>Catch reconstruction (2)</w:t>
      </w:r>
    </w:p>
    <w:p w14:paraId="510A5878" w14:textId="0F7C9997" w:rsidR="00D06E37" w:rsidRDefault="00D06E37" w:rsidP="00616D80">
      <w:pPr>
        <w:pStyle w:val="ListParagraph"/>
        <w:numPr>
          <w:ilvl w:val="0"/>
          <w:numId w:val="32"/>
        </w:numPr>
      </w:pPr>
      <w:r>
        <w:t>CPUE (3)</w:t>
      </w:r>
    </w:p>
    <w:p w14:paraId="14F0C891" w14:textId="05A58BB9" w:rsidR="00D06E37" w:rsidRDefault="00D06E37" w:rsidP="00616D80">
      <w:pPr>
        <w:pStyle w:val="ListParagraph"/>
        <w:numPr>
          <w:ilvl w:val="0"/>
          <w:numId w:val="32"/>
        </w:numPr>
      </w:pPr>
      <w:r>
        <w:t>B-H steepness (3)</w:t>
      </w:r>
    </w:p>
    <w:p w14:paraId="0F6A3437" w14:textId="7A785939" w:rsidR="00D06E37" w:rsidRDefault="00B225F0" w:rsidP="00616D80">
      <w:pPr>
        <w:pStyle w:val="ListParagraph"/>
        <w:numPr>
          <w:ilvl w:val="0"/>
          <w:numId w:val="32"/>
        </w:numPr>
      </w:pPr>
      <w:r>
        <w:t xml:space="preserve">Standard deviation of log deviates of recruitment from deterministic recruitment </w:t>
      </w:r>
      <w:r w:rsidR="00D06E37">
        <w:t>(2)</w:t>
      </w:r>
    </w:p>
    <w:p w14:paraId="0FBEE8E8" w14:textId="4E55A467" w:rsidR="00696586" w:rsidRDefault="00B225F0" w:rsidP="00696586">
      <w:r>
        <w:t xml:space="preserve">The outcomes of the </w:t>
      </w:r>
      <w:r w:rsidR="00CE0B4F">
        <w:t>2016</w:t>
      </w:r>
      <w:r>
        <w:t xml:space="preserve"> assessment were inc</w:t>
      </w:r>
      <w:r w:rsidR="00CE0B4F">
        <w:t xml:space="preserve">onclusive in relation the important management quantities. The assessment was viewed as a work in progress and not to be used as a basis for management advice. This outcome was suggested to be largely due to data </w:t>
      </w:r>
      <w:r w:rsidR="003D3273">
        <w:t xml:space="preserve">limitations </w:t>
      </w:r>
      <w:r w:rsidR="00CE0B4F">
        <w:t>and data uncertainties</w:t>
      </w:r>
      <w:r w:rsidR="00C174CE">
        <w:t xml:space="preserve"> and conflicts</w:t>
      </w:r>
      <w:r w:rsidR="00CE0B4F">
        <w:t>, particularly, in relation to catch history and CPUE data.</w:t>
      </w:r>
      <w:r w:rsidR="003D3273">
        <w:t xml:space="preserve"> A number of research and modelling recommendation</w:t>
      </w:r>
      <w:r w:rsidR="00C174CE">
        <w:t>s</w:t>
      </w:r>
      <w:r w:rsidR="003D3273">
        <w:t xml:space="preserve"> were not</w:t>
      </w:r>
      <w:r w:rsidR="00C174CE">
        <w:t xml:space="preserve">ed </w:t>
      </w:r>
      <w:hyperlink r:id="rId31" w:history="1">
        <w:r w:rsidR="00C174CE" w:rsidRPr="009277EB">
          <w:rPr>
            <w:rStyle w:val="Hyperlink"/>
          </w:rPr>
          <w:t>(</w:t>
        </w:r>
        <w:r w:rsidR="00C174CE">
          <w:rPr>
            <w:rStyle w:val="Hyperlink"/>
          </w:rPr>
          <w:t xml:space="preserve">see </w:t>
        </w:r>
        <w:r w:rsidR="00C174CE" w:rsidRPr="009277EB">
          <w:rPr>
            <w:rStyle w:val="Hyperlink"/>
          </w:rPr>
          <w:t>Takeuchi et al. 2016)</w:t>
        </w:r>
      </w:hyperlink>
      <w:r w:rsidR="00C174CE">
        <w:t>., and these will be considered where feasible as the assessment is developed</w:t>
      </w:r>
      <w:r w:rsidR="003D3273">
        <w:t xml:space="preserve">, </w:t>
      </w:r>
    </w:p>
    <w:p w14:paraId="4A332576" w14:textId="05E93524" w:rsidR="003D3273" w:rsidRDefault="00461789" w:rsidP="00A91EC1">
      <w:r>
        <w:t>A</w:t>
      </w:r>
      <w:r w:rsidR="003D3273">
        <w:t xml:space="preserve"> key issue </w:t>
      </w:r>
      <w:r>
        <w:t xml:space="preserve">with the previous assessment was catch reconstruction – two different approaches </w:t>
      </w:r>
      <w:r w:rsidR="005A6CFF">
        <w:t xml:space="preserve">used </w:t>
      </w:r>
      <w:r>
        <w:t xml:space="preserve">produced very different histories and very different scales of harvest. </w:t>
      </w:r>
      <w:r w:rsidR="00CD30A8">
        <w:t xml:space="preserve">In the 2021 assessment </w:t>
      </w:r>
      <w:r w:rsidR="005A6CFF">
        <w:t>it is</w:t>
      </w:r>
      <w:r w:rsidR="00CD30A8">
        <w:t xml:space="preserve"> propose</w:t>
      </w:r>
      <w:r w:rsidR="005A6CFF">
        <w:t>d</w:t>
      </w:r>
      <w:r w:rsidR="00CD30A8">
        <w:t xml:space="preserve"> to focus on the </w:t>
      </w:r>
      <w:r w:rsidR="005A6CFF">
        <w:t xml:space="preserve">catch reconstruction </w:t>
      </w:r>
      <w:r w:rsidR="00CD30A8">
        <w:t xml:space="preserve">approach applied in the recent oceanic whitetip shark assessment (Tremblay Boyer et al. 2019). </w:t>
      </w:r>
      <w:r w:rsidR="007F43AD">
        <w:t xml:space="preserve">This approach is described previously. </w:t>
      </w:r>
      <w:r w:rsidR="00A91EC1">
        <w:t>Similar to the oceanic whitetip assessment, discard mortality will be included, with different levels in the structural uncertainty grid that will lead to the different catch series in the uncertainty grid based on combination</w:t>
      </w:r>
      <w:r w:rsidR="007F43AD">
        <w:t>s</w:t>
      </w:r>
      <w:r w:rsidR="00A91EC1">
        <w:t xml:space="preserve"> of mortality on discards and mortality on individuals released alive (levels of total mortality at 100%, 43.65%, 25%), applied to median and 90th quantile catch levels.</w:t>
      </w:r>
    </w:p>
    <w:p w14:paraId="69C51458" w14:textId="414ABB9E" w:rsidR="00A91EC1" w:rsidRDefault="00A91EC1" w:rsidP="00A91EC1">
      <w:r>
        <w:t>The assessment model will be an age</w:t>
      </w:r>
      <w:r w:rsidR="00C174CE">
        <w:t>-</w:t>
      </w:r>
      <w:r>
        <w:t>structured model implemented in Stock Synthesis (SS3).</w:t>
      </w:r>
      <w:r w:rsidRPr="00A91EC1">
        <w:t xml:space="preserve"> </w:t>
      </w:r>
      <w:r>
        <w:t xml:space="preserve">Alongside, this we plan to develop </w:t>
      </w:r>
      <w:r w:rsidR="007F43AD">
        <w:t xml:space="preserve">a </w:t>
      </w:r>
      <w:r>
        <w:t xml:space="preserve">Bayesian </w:t>
      </w:r>
      <w:r w:rsidR="007F43AD">
        <w:t>d</w:t>
      </w:r>
      <w:r>
        <w:t xml:space="preserve">ynamic surplus production model (see Neubauer et al. 2019) and use depletion-based catch-only simulations to construct useful priors on initial population size and productivity (see Neubauer et al. 2019). These priors </w:t>
      </w:r>
      <w:r w:rsidR="007F43AD">
        <w:t xml:space="preserve">can </w:t>
      </w:r>
      <w:r>
        <w:t>be included as axes in a structural uncertainty grid.</w:t>
      </w:r>
    </w:p>
    <w:p w14:paraId="2E6995E5" w14:textId="75C242DF" w:rsidR="00F76945" w:rsidRDefault="00F76945" w:rsidP="00F76945">
      <w:r>
        <w:t>Possible axes for a structural uncertainty grid, include:</w:t>
      </w:r>
    </w:p>
    <w:p w14:paraId="23A84A9C" w14:textId="753663E5" w:rsidR="00F76945" w:rsidRDefault="00F76945" w:rsidP="00616D80">
      <w:pPr>
        <w:pStyle w:val="ListParagraph"/>
        <w:numPr>
          <w:ilvl w:val="0"/>
          <w:numId w:val="16"/>
        </w:numPr>
      </w:pPr>
      <w:r>
        <w:t>growth and fecundity</w:t>
      </w:r>
    </w:p>
    <w:p w14:paraId="47D84B3B" w14:textId="2D8F7918" w:rsidR="00F76945" w:rsidRDefault="00F76945" w:rsidP="00616D80">
      <w:pPr>
        <w:pStyle w:val="ListParagraph"/>
        <w:numPr>
          <w:ilvl w:val="0"/>
          <w:numId w:val="16"/>
        </w:numPr>
      </w:pPr>
      <w:r>
        <w:t>catch including combinations of discard mortality and post release mortality</w:t>
      </w:r>
    </w:p>
    <w:p w14:paraId="4FCB03E7" w14:textId="122442C7" w:rsidR="00F76945" w:rsidRDefault="00F76945" w:rsidP="00616D80">
      <w:pPr>
        <w:pStyle w:val="ListParagraph"/>
        <w:numPr>
          <w:ilvl w:val="0"/>
          <w:numId w:val="16"/>
        </w:numPr>
      </w:pPr>
      <w:r>
        <w:t>initial F</w:t>
      </w:r>
    </w:p>
    <w:p w14:paraId="3A619D38" w14:textId="4EC7A73E" w:rsidR="00F76945" w:rsidRDefault="00F76945" w:rsidP="00616D80">
      <w:pPr>
        <w:pStyle w:val="ListParagraph"/>
        <w:numPr>
          <w:ilvl w:val="0"/>
          <w:numId w:val="16"/>
        </w:numPr>
      </w:pPr>
      <w:r>
        <w:t>B-H steepness</w:t>
      </w:r>
    </w:p>
    <w:p w14:paraId="4DD94130" w14:textId="343CFC6D" w:rsidR="00F76945" w:rsidRDefault="00F76945" w:rsidP="00616D80">
      <w:pPr>
        <w:pStyle w:val="ListParagraph"/>
        <w:numPr>
          <w:ilvl w:val="0"/>
          <w:numId w:val="16"/>
        </w:numPr>
      </w:pPr>
      <w:r>
        <w:t>natural mortality</w:t>
      </w:r>
    </w:p>
    <w:p w14:paraId="22A6B218" w14:textId="79DA55E8" w:rsidR="00F76945" w:rsidRDefault="00F76945" w:rsidP="00616D80">
      <w:pPr>
        <w:pStyle w:val="ListParagraph"/>
        <w:numPr>
          <w:ilvl w:val="0"/>
          <w:numId w:val="16"/>
        </w:numPr>
      </w:pPr>
      <w:r>
        <w:t>recruitment deviation</w:t>
      </w:r>
    </w:p>
    <w:p w14:paraId="60285A7C" w14:textId="5548FD15" w:rsidR="00F76945" w:rsidRDefault="00F76945" w:rsidP="00616D80">
      <w:pPr>
        <w:pStyle w:val="ListParagraph"/>
        <w:numPr>
          <w:ilvl w:val="0"/>
          <w:numId w:val="16"/>
        </w:numPr>
      </w:pPr>
      <w:r>
        <w:t>prior on initial population size and productivity</w:t>
      </w:r>
    </w:p>
    <w:p w14:paraId="6C21F654" w14:textId="3B5C379C" w:rsidR="00C610C9" w:rsidRDefault="00C610C9" w:rsidP="00C610C9">
      <w:r>
        <w:t xml:space="preserve">Further background on the approach </w:t>
      </w:r>
      <w:r w:rsidR="005D67D9">
        <w:t xml:space="preserve">using catch-only simulations </w:t>
      </w:r>
      <w:r>
        <w:t>for constructing useful priors on initial population size and productivity was provided.</w:t>
      </w:r>
    </w:p>
    <w:p w14:paraId="1C334E93" w14:textId="5BCE31EA" w:rsidR="003D3273" w:rsidRDefault="00460FDA" w:rsidP="00696586">
      <w:pPr>
        <w:rPr>
          <w:b/>
          <w:bCs/>
        </w:rPr>
      </w:pPr>
      <w:r w:rsidRPr="00460FDA">
        <w:rPr>
          <w:b/>
          <w:bCs/>
        </w:rPr>
        <w:t>Comments and discussion:</w:t>
      </w:r>
    </w:p>
    <w:p w14:paraId="105DBA79" w14:textId="7C3A0E56" w:rsidR="005D67D9" w:rsidRDefault="005D67D9" w:rsidP="00616D80">
      <w:pPr>
        <w:pStyle w:val="ListParagraph"/>
        <w:numPr>
          <w:ilvl w:val="0"/>
          <w:numId w:val="52"/>
        </w:numPr>
      </w:pPr>
      <w:r w:rsidRPr="007F43AD">
        <w:rPr>
          <w:b/>
          <w:bCs/>
          <w:i/>
          <w:iCs/>
        </w:rPr>
        <w:t xml:space="preserve">Comment that if large uncertainty in biological parameters for </w:t>
      </w:r>
      <w:r w:rsidR="005236F6">
        <w:rPr>
          <w:b/>
          <w:bCs/>
          <w:i/>
          <w:iCs/>
        </w:rPr>
        <w:t>South Pacific</w:t>
      </w:r>
      <w:r w:rsidRPr="007F43AD">
        <w:rPr>
          <w:b/>
          <w:bCs/>
          <w:i/>
          <w:iCs/>
        </w:rPr>
        <w:t xml:space="preserve"> blue shark exists you </w:t>
      </w:r>
      <w:r w:rsidR="00E228D3" w:rsidRPr="007F43AD">
        <w:rPr>
          <w:b/>
          <w:bCs/>
          <w:i/>
          <w:iCs/>
        </w:rPr>
        <w:t>may</w:t>
      </w:r>
      <w:r w:rsidRPr="007F43AD">
        <w:rPr>
          <w:b/>
          <w:bCs/>
          <w:i/>
          <w:iCs/>
        </w:rPr>
        <w:t xml:space="preserve"> use parameters from north Pacific blue shark, but in the presentation</w:t>
      </w:r>
      <w:r w:rsidR="00E228D3" w:rsidRPr="007F43AD">
        <w:rPr>
          <w:b/>
          <w:bCs/>
          <w:i/>
          <w:iCs/>
        </w:rPr>
        <w:t>,</w:t>
      </w:r>
      <w:r w:rsidRPr="007F43AD">
        <w:rPr>
          <w:b/>
          <w:bCs/>
          <w:i/>
          <w:iCs/>
        </w:rPr>
        <w:t xml:space="preserve"> you suggested the </w:t>
      </w:r>
      <w:r w:rsidR="00E228D3" w:rsidRPr="007F43AD">
        <w:rPr>
          <w:b/>
          <w:bCs/>
          <w:i/>
          <w:iCs/>
        </w:rPr>
        <w:t xml:space="preserve">use of the grid approach for capturing uncertainty. </w:t>
      </w:r>
      <w:r w:rsidR="00E228D3" w:rsidRPr="00E228D3">
        <w:t>As the first option we would use north Pacific information for biological parameters.</w:t>
      </w:r>
    </w:p>
    <w:p w14:paraId="6636D30B" w14:textId="2D7AC2FA" w:rsidR="00E228D3" w:rsidRPr="007F43AD" w:rsidRDefault="00E228D3" w:rsidP="00616D80">
      <w:pPr>
        <w:pStyle w:val="ListParagraph"/>
        <w:numPr>
          <w:ilvl w:val="0"/>
          <w:numId w:val="52"/>
        </w:numPr>
        <w:rPr>
          <w:b/>
          <w:bCs/>
        </w:rPr>
      </w:pPr>
      <w:r w:rsidRPr="007F43AD">
        <w:rPr>
          <w:b/>
          <w:bCs/>
          <w:i/>
          <w:iCs/>
        </w:rPr>
        <w:t>Follow-up recommendation was to initially fix the biological parameters and focus on the uncertainty in catch and CPUE time series. You might look at running some sensitivity analysis on biological parameters borrowed from the north Pacific blue shark, and then decide on including in the final model uncertainty grid.</w:t>
      </w:r>
      <w:r w:rsidRPr="007F43AD">
        <w:rPr>
          <w:b/>
          <w:bCs/>
        </w:rPr>
        <w:t xml:space="preserve"> </w:t>
      </w:r>
      <w:r w:rsidRPr="007F43AD">
        <w:rPr>
          <w:i/>
          <w:iCs/>
        </w:rPr>
        <w:t>Agree this is a good approach.</w:t>
      </w:r>
    </w:p>
    <w:p w14:paraId="73CC36F9" w14:textId="3E911D81" w:rsidR="00576B91" w:rsidRPr="00E228D3" w:rsidRDefault="00E228D3" w:rsidP="00616D80">
      <w:pPr>
        <w:pStyle w:val="ListParagraph"/>
        <w:numPr>
          <w:ilvl w:val="0"/>
          <w:numId w:val="52"/>
        </w:numPr>
      </w:pPr>
      <w:r w:rsidRPr="00254BDB">
        <w:rPr>
          <w:b/>
          <w:bCs/>
          <w:i/>
          <w:iCs/>
        </w:rPr>
        <w:t>Comment on data before 1994, large uncertainty as its not species specific, should consider two option</w:t>
      </w:r>
      <w:r w:rsidR="00254BDB">
        <w:rPr>
          <w:b/>
          <w:bCs/>
          <w:i/>
          <w:iCs/>
        </w:rPr>
        <w:t>s</w:t>
      </w:r>
      <w:r w:rsidRPr="00254BDB">
        <w:rPr>
          <w:b/>
          <w:bCs/>
          <w:i/>
          <w:iCs/>
        </w:rPr>
        <w:t>: extrapolate species composition post-1994 to the pre-1994 period, and just use data post-1994.</w:t>
      </w:r>
    </w:p>
    <w:p w14:paraId="6A2341F0" w14:textId="644CAD9B" w:rsidR="00576B91" w:rsidRDefault="00F7584E" w:rsidP="00616D80">
      <w:pPr>
        <w:pStyle w:val="ListParagraph"/>
        <w:numPr>
          <w:ilvl w:val="0"/>
          <w:numId w:val="52"/>
        </w:numPr>
      </w:pPr>
      <w:r w:rsidRPr="00254BDB">
        <w:rPr>
          <w:b/>
          <w:bCs/>
          <w:i/>
          <w:iCs/>
        </w:rPr>
        <w:t>Comment on challenge of fully size based integrated assessment, any thought on conducting a risk based assessment such as previously applied to porbeagle shark.</w:t>
      </w:r>
      <w:r>
        <w:t xml:space="preserve"> Yes, we will be considering these type</w:t>
      </w:r>
      <w:r w:rsidR="00254BDB">
        <w:t>s</w:t>
      </w:r>
      <w:r>
        <w:t xml:space="preserve"> of approaches also.</w:t>
      </w:r>
    </w:p>
    <w:p w14:paraId="6BBA389B" w14:textId="38B29712" w:rsidR="00696586" w:rsidRDefault="00F7584E" w:rsidP="00616D80">
      <w:pPr>
        <w:pStyle w:val="ListParagraph"/>
        <w:numPr>
          <w:ilvl w:val="0"/>
          <w:numId w:val="52"/>
        </w:numPr>
      </w:pPr>
      <w:r w:rsidRPr="00254BDB">
        <w:rPr>
          <w:b/>
          <w:bCs/>
          <w:i/>
          <w:iCs/>
        </w:rPr>
        <w:t xml:space="preserve">Comment of the use of trade-based information to contribute to catch reconstruction, and the need to make lots of assumptions in order to use this data, what is the feeling that the amount of assumptions required just makes these estimates too uncertain to be worth the effort. </w:t>
      </w:r>
      <w:r w:rsidRPr="00F7584E">
        <w:t>For the early years, i.e. 2000’s they may have some use</w:t>
      </w:r>
      <w:r>
        <w:t xml:space="preserve"> as a comparison (point estimate) to other methods</w:t>
      </w:r>
      <w:r w:rsidRPr="00F7584E">
        <w:t>, but as a time series don’t think it is useful.</w:t>
      </w:r>
    </w:p>
    <w:p w14:paraId="41996713" w14:textId="5A44E2BD" w:rsidR="00F7584E" w:rsidRDefault="00F7584E" w:rsidP="00616D80">
      <w:pPr>
        <w:pStyle w:val="ListParagraph"/>
        <w:numPr>
          <w:ilvl w:val="0"/>
          <w:numId w:val="52"/>
        </w:numPr>
      </w:pPr>
      <w:r w:rsidRPr="00254BDB">
        <w:rPr>
          <w:b/>
          <w:bCs/>
          <w:i/>
          <w:iCs/>
        </w:rPr>
        <w:t xml:space="preserve">Question regarding the scale of the population and potential for different productivity and different population trajectories in different areas of the </w:t>
      </w:r>
      <w:r w:rsidR="005236F6">
        <w:rPr>
          <w:b/>
          <w:bCs/>
          <w:i/>
          <w:iCs/>
        </w:rPr>
        <w:t>South Pacific</w:t>
      </w:r>
      <w:r w:rsidRPr="00254BDB">
        <w:rPr>
          <w:b/>
          <w:bCs/>
          <w:i/>
          <w:iCs/>
        </w:rPr>
        <w:t xml:space="preserve">, how are you going to deal with mixing? And how will you account for </w:t>
      </w:r>
      <w:r w:rsidR="00386FFC" w:rsidRPr="00254BDB">
        <w:rPr>
          <w:b/>
          <w:bCs/>
          <w:i/>
          <w:iCs/>
        </w:rPr>
        <w:t xml:space="preserve">differences in the productivity, i.e., small fish in the south versus north, will you use a spatial approach </w:t>
      </w:r>
      <w:r w:rsidR="00254BDB">
        <w:rPr>
          <w:b/>
          <w:bCs/>
          <w:i/>
          <w:iCs/>
        </w:rPr>
        <w:t>or a</w:t>
      </w:r>
      <w:r w:rsidR="00386FFC" w:rsidRPr="00254BDB">
        <w:rPr>
          <w:b/>
          <w:bCs/>
          <w:i/>
          <w:iCs/>
        </w:rPr>
        <w:t xml:space="preserve"> fleets as areas type approach as use</w:t>
      </w:r>
      <w:r w:rsidR="00254BDB">
        <w:rPr>
          <w:b/>
          <w:bCs/>
          <w:i/>
          <w:iCs/>
        </w:rPr>
        <w:t>d in</w:t>
      </w:r>
      <w:r w:rsidR="00386FFC" w:rsidRPr="00254BDB">
        <w:rPr>
          <w:b/>
          <w:bCs/>
          <w:i/>
          <w:iCs/>
        </w:rPr>
        <w:t xml:space="preserve"> the previous assessment.</w:t>
      </w:r>
      <w:r w:rsidR="00386FFC">
        <w:t xml:space="preserve"> Currently exploring the data </w:t>
      </w:r>
      <w:r w:rsidR="00FD5A13">
        <w:t xml:space="preserve">and </w:t>
      </w:r>
      <w:r w:rsidR="00386FFC">
        <w:t>have not decided at this stage</w:t>
      </w:r>
      <w:r w:rsidR="00FD5A13">
        <w:t xml:space="preserve"> on the spatial or fleets approach</w:t>
      </w:r>
      <w:r w:rsidR="00386FFC">
        <w:t>. The observation of small sharks toward the higher latitudes and larger sharks towards the lower latitudes, might suggest a spatial approach could be suited, but need more time to consider the available data</w:t>
      </w:r>
      <w:r w:rsidR="00FD5A13">
        <w:t>, CPUE trends etc.</w:t>
      </w:r>
    </w:p>
    <w:p w14:paraId="2CE95733" w14:textId="012F287E" w:rsidR="00386FFC" w:rsidRDefault="00FD5A13" w:rsidP="00696586">
      <w:r>
        <w:t xml:space="preserve">Philipp Neubauer finished the blue shark assessment sessions with a presentation on some alternative assessment approaches that may be considered alongside the attempt at the integrated assessment. Making the points that: </w:t>
      </w:r>
    </w:p>
    <w:p w14:paraId="5ED5E5C5" w14:textId="2C1CCA9B" w:rsidR="00FD5A13" w:rsidRDefault="00FD5A13" w:rsidP="00616D80">
      <w:pPr>
        <w:pStyle w:val="ListParagraph"/>
        <w:numPr>
          <w:ilvl w:val="0"/>
          <w:numId w:val="33"/>
        </w:numPr>
      </w:pPr>
      <w:r>
        <w:t>Integrated assessments generally preferred assessment option for most species.</w:t>
      </w:r>
    </w:p>
    <w:p w14:paraId="4EDC94D3" w14:textId="77777777" w:rsidR="00FD5A13" w:rsidRDefault="00FD5A13" w:rsidP="00616D80">
      <w:pPr>
        <w:pStyle w:val="ListParagraph"/>
        <w:numPr>
          <w:ilvl w:val="0"/>
          <w:numId w:val="33"/>
        </w:numPr>
      </w:pPr>
      <w:r>
        <w:t>Often little/poorly representative composition data for sharks</w:t>
      </w:r>
    </w:p>
    <w:p w14:paraId="47711E14" w14:textId="009485A8" w:rsidR="00FD5A13" w:rsidRDefault="00FD5A13" w:rsidP="00616D80">
      <w:pPr>
        <w:pStyle w:val="ListParagraph"/>
        <w:numPr>
          <w:ilvl w:val="0"/>
          <w:numId w:val="33"/>
        </w:numPr>
      </w:pPr>
      <w:r>
        <w:t xml:space="preserve">Potentially little to be gained from integrated assessments: productivity parameters tend to be fixed </w:t>
      </w:r>
      <w:r w:rsidR="00254BDB">
        <w:t>– which</w:t>
      </w:r>
      <w:r>
        <w:t xml:space="preserve"> fixes reference points.</w:t>
      </w:r>
    </w:p>
    <w:p w14:paraId="38597C2C" w14:textId="08607E09" w:rsidR="00FD5A13" w:rsidRDefault="00FD5A13" w:rsidP="00616D80">
      <w:pPr>
        <w:pStyle w:val="ListParagraph"/>
        <w:numPr>
          <w:ilvl w:val="0"/>
          <w:numId w:val="33"/>
        </w:numPr>
      </w:pPr>
      <w:r>
        <w:t>Over-parameterised for poorly informative data - often leads to large uncertainty in estimates of R0/B0 (and undue prior influence for seemingly uninformative priors)</w:t>
      </w:r>
    </w:p>
    <w:p w14:paraId="78CFC841" w14:textId="0D220A27" w:rsidR="00FD5A13" w:rsidRDefault="00B25AD0" w:rsidP="00B25AD0">
      <w:r>
        <w:t xml:space="preserve">Applying some alternative methods </w:t>
      </w:r>
      <w:r w:rsidR="00254BDB">
        <w:t xml:space="preserve">with </w:t>
      </w:r>
      <w:r>
        <w:t>less data needs (less assumptions required) may help mitigate the implications of some of the major uncertainties that will impact the integrated assessment and provide some additional weight to provision of management advice. WCPFC project 92 considered alternative lower data methods, such as; Catch only “simulations”; Dynamic surplus production (DSPM) and Spatial risk assessments (SRA). The choice of which of these methods to apply depends on the objectives, i.e., stock status versus relative risk among species. A decision framework was presented based on project 92.</w:t>
      </w:r>
    </w:p>
    <w:p w14:paraId="1323252F" w14:textId="03F7DB11" w:rsidR="00B25AD0" w:rsidRDefault="00B25AD0" w:rsidP="00B25AD0">
      <w:r>
        <w:t>Considering conduct</w:t>
      </w:r>
      <w:r w:rsidR="00875397">
        <w:t>ing</w:t>
      </w:r>
      <w:r>
        <w:t xml:space="preserve"> a Bayesian DSPM and possibly (if time and data) look at a SRA.</w:t>
      </w:r>
    </w:p>
    <w:p w14:paraId="442CC78C" w14:textId="253C9104" w:rsidR="00B25AD0" w:rsidRDefault="00B25AD0" w:rsidP="00B25AD0">
      <w:r>
        <w:t xml:space="preserve">Detailed presentation of the approach </w:t>
      </w:r>
      <w:r w:rsidR="00875397">
        <w:t xml:space="preserve">and data needs </w:t>
      </w:r>
      <w:r>
        <w:t>to con</w:t>
      </w:r>
      <w:r w:rsidR="00875397">
        <w:t xml:space="preserve">duct the Bayesian DSPM was provided, including how to consider building uncertainty into the DSPM so that it is comparable to the integrated assessment. </w:t>
      </w:r>
    </w:p>
    <w:p w14:paraId="0F9550CC" w14:textId="046C54F0" w:rsidR="00B25AD0" w:rsidRPr="00386FFC" w:rsidRDefault="00875397" w:rsidP="00B25AD0">
      <w:r>
        <w:t>The spatial SRA method (eSAFE), although unlikely to be applied, was also presented in detail.</w:t>
      </w:r>
    </w:p>
    <w:p w14:paraId="2D853F2B" w14:textId="330F092C" w:rsidR="00696586" w:rsidRPr="00875397" w:rsidRDefault="00875397" w:rsidP="00696586">
      <w:pPr>
        <w:rPr>
          <w:b/>
          <w:bCs/>
        </w:rPr>
      </w:pPr>
      <w:r w:rsidRPr="00875397">
        <w:rPr>
          <w:b/>
          <w:bCs/>
        </w:rPr>
        <w:t>Comments and discussion:</w:t>
      </w:r>
    </w:p>
    <w:p w14:paraId="68E07F04" w14:textId="2DC93F1B" w:rsidR="00696586" w:rsidRDefault="00854CD2" w:rsidP="00616D80">
      <w:pPr>
        <w:pStyle w:val="ListParagraph"/>
        <w:numPr>
          <w:ilvl w:val="0"/>
          <w:numId w:val="53"/>
        </w:numPr>
      </w:pPr>
      <w:r w:rsidRPr="00254BDB">
        <w:rPr>
          <w:b/>
          <w:bCs/>
          <w:i/>
          <w:iCs/>
        </w:rPr>
        <w:t xml:space="preserve">Question on DSPM </w:t>
      </w:r>
      <w:r w:rsidR="00C93BBA" w:rsidRPr="00254BDB">
        <w:rPr>
          <w:b/>
          <w:bCs/>
          <w:i/>
          <w:iCs/>
        </w:rPr>
        <w:t>–</w:t>
      </w:r>
      <w:r w:rsidR="0089155B" w:rsidRPr="00254BDB">
        <w:rPr>
          <w:b/>
          <w:bCs/>
          <w:i/>
          <w:iCs/>
        </w:rPr>
        <w:t xml:space="preserve"> </w:t>
      </w:r>
      <w:r w:rsidR="00E52CB7" w:rsidRPr="00254BDB">
        <w:rPr>
          <w:b/>
          <w:bCs/>
          <w:i/>
          <w:iCs/>
        </w:rPr>
        <w:t xml:space="preserve">a </w:t>
      </w:r>
      <w:r w:rsidR="00C93BBA" w:rsidRPr="00254BDB">
        <w:rPr>
          <w:b/>
          <w:bCs/>
          <w:i/>
          <w:iCs/>
        </w:rPr>
        <w:t xml:space="preserve">demographic analysis </w:t>
      </w:r>
      <w:r w:rsidR="00E52CB7" w:rsidRPr="00254BDB">
        <w:rPr>
          <w:b/>
          <w:bCs/>
          <w:i/>
          <w:iCs/>
        </w:rPr>
        <w:t xml:space="preserve">using similar biological inputs as used for the integrated assessment is </w:t>
      </w:r>
      <w:r w:rsidR="00C93BBA" w:rsidRPr="00254BDB">
        <w:rPr>
          <w:b/>
          <w:bCs/>
          <w:i/>
          <w:iCs/>
        </w:rPr>
        <w:t xml:space="preserve">used to get </w:t>
      </w:r>
      <w:r w:rsidR="00E52CB7" w:rsidRPr="00254BDB">
        <w:rPr>
          <w:b/>
          <w:bCs/>
          <w:i/>
          <w:iCs/>
        </w:rPr>
        <w:t xml:space="preserve">a </w:t>
      </w:r>
      <w:r w:rsidR="00C93BBA" w:rsidRPr="00254BDB">
        <w:rPr>
          <w:b/>
          <w:bCs/>
          <w:i/>
          <w:iCs/>
        </w:rPr>
        <w:t>prior for Rmax but</w:t>
      </w:r>
      <w:r w:rsidR="00254BDB">
        <w:rPr>
          <w:b/>
          <w:bCs/>
          <w:i/>
          <w:iCs/>
        </w:rPr>
        <w:t xml:space="preserve"> then</w:t>
      </w:r>
      <w:r w:rsidR="00C93BBA" w:rsidRPr="00254BDB">
        <w:rPr>
          <w:b/>
          <w:bCs/>
          <w:i/>
          <w:iCs/>
        </w:rPr>
        <w:t xml:space="preserve"> </w:t>
      </w:r>
      <w:r w:rsidR="00E52CB7" w:rsidRPr="00254BDB">
        <w:rPr>
          <w:b/>
          <w:bCs/>
          <w:i/>
          <w:iCs/>
        </w:rPr>
        <w:t>you don’t</w:t>
      </w:r>
      <w:r w:rsidR="00C93BBA" w:rsidRPr="00254BDB">
        <w:rPr>
          <w:b/>
          <w:bCs/>
          <w:i/>
          <w:iCs/>
        </w:rPr>
        <w:t xml:space="preserve"> </w:t>
      </w:r>
      <w:r w:rsidR="0089155B" w:rsidRPr="00254BDB">
        <w:rPr>
          <w:b/>
          <w:bCs/>
          <w:i/>
          <w:iCs/>
        </w:rPr>
        <w:t>consider</w:t>
      </w:r>
      <w:r w:rsidR="00C93BBA" w:rsidRPr="00254BDB">
        <w:rPr>
          <w:b/>
          <w:bCs/>
          <w:i/>
          <w:iCs/>
        </w:rPr>
        <w:t xml:space="preserve"> the</w:t>
      </w:r>
      <w:r w:rsidR="0089155B" w:rsidRPr="00254BDB">
        <w:rPr>
          <w:b/>
          <w:bCs/>
          <w:i/>
          <w:iCs/>
        </w:rPr>
        <w:t xml:space="preserve"> stock -recruitment relationship </w:t>
      </w:r>
      <w:r w:rsidR="00C93BBA" w:rsidRPr="00254BDB">
        <w:rPr>
          <w:b/>
          <w:bCs/>
          <w:i/>
          <w:iCs/>
        </w:rPr>
        <w:t xml:space="preserve">in that analysis, </w:t>
      </w:r>
      <w:r w:rsidR="0089155B" w:rsidRPr="00254BDB">
        <w:rPr>
          <w:b/>
          <w:bCs/>
          <w:i/>
          <w:iCs/>
        </w:rPr>
        <w:t>which influences the sha</w:t>
      </w:r>
      <w:r w:rsidR="00C93BBA" w:rsidRPr="00254BDB">
        <w:rPr>
          <w:b/>
          <w:bCs/>
          <w:i/>
          <w:iCs/>
        </w:rPr>
        <w:t xml:space="preserve">pe parameter of the surplus production model. In that case could it be better to use the ensemble approach presented for swordfish </w:t>
      </w:r>
      <w:r w:rsidR="00E52CB7" w:rsidRPr="00254BDB">
        <w:rPr>
          <w:b/>
          <w:bCs/>
          <w:i/>
          <w:iCs/>
        </w:rPr>
        <w:t xml:space="preserve">to sample the demographic parameters distributions as input to the integrated assessment priors </w:t>
      </w:r>
      <w:r w:rsidR="00C93BBA" w:rsidRPr="00254BDB">
        <w:rPr>
          <w:b/>
          <w:bCs/>
          <w:i/>
          <w:iCs/>
        </w:rPr>
        <w:t xml:space="preserve">and fix </w:t>
      </w:r>
      <w:r w:rsidR="00E52CB7" w:rsidRPr="00254BDB">
        <w:rPr>
          <w:b/>
          <w:bCs/>
          <w:i/>
          <w:iCs/>
        </w:rPr>
        <w:t xml:space="preserve">selectivity etc.  to essentially have an age-structured production model that is more explicit about the assumptions made.  If you do a surplus production model where you haven’t chosen the shape parameter, you make huge assumption on the stock-recruitment relationship when you don’t know what that is. </w:t>
      </w:r>
      <w:r w:rsidR="00E52CB7">
        <w:t>Understand the point raise</w:t>
      </w:r>
      <w:r w:rsidR="00A01D57">
        <w:t>d</w:t>
      </w:r>
      <w:r w:rsidR="00E52CB7">
        <w:t xml:space="preserve">, but trying to keep things simple at this stage, might be possible to put a prior on the shape parameter rather than fixing it. </w:t>
      </w:r>
    </w:p>
    <w:p w14:paraId="3BA24B1F" w14:textId="0A39DEFE" w:rsidR="00D251DF" w:rsidRDefault="00D251DF" w:rsidP="00616D80">
      <w:pPr>
        <w:pStyle w:val="ListParagraph"/>
        <w:numPr>
          <w:ilvl w:val="0"/>
          <w:numId w:val="53"/>
        </w:numPr>
      </w:pPr>
      <w:r w:rsidRPr="00254BDB">
        <w:rPr>
          <w:b/>
          <w:bCs/>
          <w:i/>
          <w:iCs/>
        </w:rPr>
        <w:t>Follow-up that p</w:t>
      </w:r>
      <w:r w:rsidR="001D0481" w:rsidRPr="00254BDB">
        <w:rPr>
          <w:b/>
          <w:bCs/>
          <w:i/>
          <w:iCs/>
        </w:rPr>
        <w:t>utting a prior on the shape parameter still requires assumption of the stock-recruitment relationship and putting this through a demographic analysis with correct type of stock recruitment relationship, simpler to use the current integrated model. Run the integrated model then fix the selectivity parameters, throw out the composition data and then fit to the catch and index of a</w:t>
      </w:r>
      <w:r w:rsidRPr="00254BDB">
        <w:rPr>
          <w:b/>
          <w:bCs/>
          <w:i/>
          <w:iCs/>
        </w:rPr>
        <w:t>b</w:t>
      </w:r>
      <w:r w:rsidR="001D0481" w:rsidRPr="00254BDB">
        <w:rPr>
          <w:b/>
          <w:bCs/>
          <w:i/>
          <w:iCs/>
        </w:rPr>
        <w:t>undance. If co</w:t>
      </w:r>
      <w:r w:rsidRPr="00254BDB">
        <w:rPr>
          <w:b/>
          <w:bCs/>
          <w:i/>
          <w:iCs/>
        </w:rPr>
        <w:t xml:space="preserve">rrelated </w:t>
      </w:r>
      <w:r w:rsidR="001D0481" w:rsidRPr="00254BDB">
        <w:rPr>
          <w:b/>
          <w:bCs/>
          <w:i/>
          <w:iCs/>
        </w:rPr>
        <w:t>priors</w:t>
      </w:r>
      <w:r w:rsidR="00254BDB">
        <w:rPr>
          <w:b/>
          <w:bCs/>
          <w:i/>
          <w:iCs/>
        </w:rPr>
        <w:t>,</w:t>
      </w:r>
      <w:r w:rsidR="001D0481" w:rsidRPr="00254BDB">
        <w:rPr>
          <w:b/>
          <w:bCs/>
          <w:i/>
          <w:iCs/>
        </w:rPr>
        <w:t xml:space="preserve"> can use the approach </w:t>
      </w:r>
      <w:r w:rsidRPr="00254BDB">
        <w:rPr>
          <w:b/>
          <w:bCs/>
          <w:i/>
          <w:iCs/>
        </w:rPr>
        <w:t xml:space="preserve">discussed for swordfish. </w:t>
      </w:r>
      <w:r>
        <w:t>This is a good suggestion to think about, just not sure how far we will get with the DSPM work, given late start to this work.</w:t>
      </w:r>
    </w:p>
    <w:p w14:paraId="5201067A" w14:textId="781CCAB3" w:rsidR="00E34F10" w:rsidRPr="00276009" w:rsidRDefault="00E34F10" w:rsidP="00616D80">
      <w:pPr>
        <w:pStyle w:val="ListParagraph"/>
        <w:numPr>
          <w:ilvl w:val="0"/>
          <w:numId w:val="53"/>
        </w:numPr>
      </w:pPr>
      <w:r w:rsidRPr="00254BDB">
        <w:rPr>
          <w:b/>
          <w:bCs/>
          <w:i/>
          <w:iCs/>
        </w:rPr>
        <w:t>Question on if it is possible to complete both the integrated assessment and the DSPM how would you go about combining the results to provide management advice?</w:t>
      </w:r>
      <w:r w:rsidR="00276009" w:rsidRPr="00254BDB">
        <w:rPr>
          <w:b/>
          <w:bCs/>
          <w:i/>
          <w:iCs/>
        </w:rPr>
        <w:t xml:space="preserve"> </w:t>
      </w:r>
      <w:r w:rsidR="00276009" w:rsidRPr="00276009">
        <w:t xml:space="preserve">Good question – probably a larger discussion on how to combine different modelling approaches in management advice. We would present the two sets of modelling results separately and could provide advice on the level of confidence we have in the management related outputs. </w:t>
      </w:r>
    </w:p>
    <w:p w14:paraId="4A2E9D79" w14:textId="46DA715E" w:rsidR="00421709" w:rsidRDefault="00421709" w:rsidP="00696586"/>
    <w:p w14:paraId="453BF4BF" w14:textId="77777777" w:rsidR="00254BDB" w:rsidRDefault="00254BDB" w:rsidP="00696586"/>
    <w:p w14:paraId="5A02D9D9" w14:textId="09F38A07" w:rsidR="00421709" w:rsidRDefault="00276009" w:rsidP="00276009">
      <w:pPr>
        <w:pStyle w:val="Heading3"/>
      </w:pPr>
      <w:r>
        <w:t>Work on conversion factors</w:t>
      </w:r>
    </w:p>
    <w:p w14:paraId="681D7014" w14:textId="18B43786" w:rsidR="00421709" w:rsidRDefault="00276009" w:rsidP="00696586">
      <w:r>
        <w:t xml:space="preserve">Eric Chang from </w:t>
      </w:r>
      <w:r w:rsidR="0070495D">
        <w:t xml:space="preserve">National Sun Yat Sen University, Chinese Taipei provided a presentation on work underway to improve conversion factors for bigeye tuna in the Pacific, in collaboration with Tzu-Lun Yuan and Jed Macdonald (SPC). This </w:t>
      </w:r>
      <w:r w:rsidR="00254BDB">
        <w:t xml:space="preserve">work </w:t>
      </w:r>
      <w:r w:rsidR="0070495D">
        <w:t>was recommended from the previous bigeye stock assessment.</w:t>
      </w:r>
    </w:p>
    <w:p w14:paraId="4C6C0D21" w14:textId="6C89F6EE" w:rsidR="0070495D" w:rsidRDefault="0070495D" w:rsidP="00696586">
      <w:r>
        <w:t xml:space="preserve">Chinese Taipei observer programme has collected </w:t>
      </w:r>
      <w:r w:rsidR="000259E7">
        <w:t>bigeye length and weight data since 2008, with about  110,000 records distributed widely though the Pacific.</w:t>
      </w:r>
      <w:r w:rsidR="00AC29BA">
        <w:t xml:space="preserve"> SPC has around 330,000 observer length-weight records but these are mostly distributed in more southern and western regions. Combining the two data sets will provide a comprehensive spatial coverage of Pacific bigeye fisheries.</w:t>
      </w:r>
    </w:p>
    <w:p w14:paraId="64C0027E" w14:textId="77777777" w:rsidR="00AC29BA" w:rsidRDefault="00AC29BA" w:rsidP="00696586">
      <w:r>
        <w:t>The presentation outlined:</w:t>
      </w:r>
    </w:p>
    <w:p w14:paraId="1D7F899A" w14:textId="471A3187" w:rsidR="00AC29BA" w:rsidRDefault="00AC29BA" w:rsidP="00616D80">
      <w:pPr>
        <w:pStyle w:val="ListParagraph"/>
        <w:numPr>
          <w:ilvl w:val="0"/>
          <w:numId w:val="34"/>
        </w:numPr>
      </w:pPr>
      <w:r>
        <w:t>the data preparation approaches and filtering of likely erroneous measurements or outlier</w:t>
      </w:r>
    </w:p>
    <w:p w14:paraId="52EADC56" w14:textId="6017EB07" w:rsidR="00AC29BA" w:rsidRDefault="00AC29BA" w:rsidP="00616D80">
      <w:pPr>
        <w:pStyle w:val="ListParagraph"/>
        <w:numPr>
          <w:ilvl w:val="0"/>
          <w:numId w:val="34"/>
        </w:numPr>
      </w:pPr>
      <w:r>
        <w:t>approach to check if more than one growth stanza. i.e., inflection points in the length-weight relationship</w:t>
      </w:r>
      <w:r w:rsidR="00005723">
        <w:t>, no evidence for growth stanzas/inflection points</w:t>
      </w:r>
    </w:p>
    <w:p w14:paraId="4A9E44F8" w14:textId="1B60A441" w:rsidR="00AC29BA" w:rsidRDefault="00005723" w:rsidP="00616D80">
      <w:pPr>
        <w:pStyle w:val="ListParagraph"/>
        <w:numPr>
          <w:ilvl w:val="0"/>
          <w:numId w:val="34"/>
        </w:numPr>
      </w:pPr>
      <w:r>
        <w:t>regional structured analysis of length-weight relationships, showing variation in the exponent on length</w:t>
      </w:r>
      <w:r w:rsidR="000C481C">
        <w:t xml:space="preserve"> (i.e.</w:t>
      </w:r>
      <w:r w:rsidR="00254BDB">
        <w:t>,</w:t>
      </w:r>
      <w:r w:rsidR="000C481C">
        <w:t xml:space="preserve"> b value)</w:t>
      </w:r>
      <w:r>
        <w:t xml:space="preserve"> in the length-weight relationship.</w:t>
      </w:r>
    </w:p>
    <w:p w14:paraId="2F845E40" w14:textId="397F3889" w:rsidR="00005723" w:rsidRDefault="000C481C" w:rsidP="00616D80">
      <w:pPr>
        <w:pStyle w:val="ListParagraph"/>
        <w:numPr>
          <w:ilvl w:val="0"/>
          <w:numId w:val="34"/>
        </w:numPr>
      </w:pPr>
      <w:r>
        <w:t>analysis of deviations of regional and monthly b-value</w:t>
      </w:r>
      <w:r w:rsidR="00DF6DB6">
        <w:t>s</w:t>
      </w:r>
      <w:r>
        <w:t xml:space="preserve"> to overall value and Fulton</w:t>
      </w:r>
      <w:r w:rsidR="00056AED">
        <w:t>’</w:t>
      </w:r>
      <w:r>
        <w:t>s condition factor</w:t>
      </w:r>
      <w:r w:rsidR="00DF6DB6">
        <w:t>, noting some regional differences and north-south trends in condition factors</w:t>
      </w:r>
    </w:p>
    <w:p w14:paraId="60A8A41A" w14:textId="7C2B96D3" w:rsidR="00DF6DB6" w:rsidRDefault="00DF6DB6" w:rsidP="00616D80">
      <w:pPr>
        <w:pStyle w:val="ListParagraph"/>
        <w:numPr>
          <w:ilvl w:val="0"/>
          <w:numId w:val="34"/>
        </w:numPr>
      </w:pPr>
      <w:r>
        <w:t xml:space="preserve">development of a model to predict length from weight incorporating seasonal and regional effects </w:t>
      </w:r>
    </w:p>
    <w:p w14:paraId="2F462207" w14:textId="17A0B3C6" w:rsidR="004E467F" w:rsidRDefault="004E467F" w:rsidP="004E467F">
      <w:r>
        <w:t xml:space="preserve">The study is in the preliminary stages, </w:t>
      </w:r>
      <w:r w:rsidR="00C270BB">
        <w:t>and request</w:t>
      </w:r>
      <w:r w:rsidR="00254BDB">
        <w:t>ed</w:t>
      </w:r>
      <w:r w:rsidR="00C270BB">
        <w:t xml:space="preserve"> </w:t>
      </w:r>
      <w:r w:rsidR="00810A18">
        <w:t xml:space="preserve">advice on the following </w:t>
      </w:r>
      <w:r w:rsidR="00254BDB">
        <w:t>areas</w:t>
      </w:r>
      <w:r w:rsidR="00810A18">
        <w:t>.</w:t>
      </w:r>
    </w:p>
    <w:p w14:paraId="05257177" w14:textId="241B7661" w:rsidR="00DF6DB6" w:rsidRDefault="00810A18" w:rsidP="00616D80">
      <w:pPr>
        <w:pStyle w:val="ListParagraph"/>
        <w:numPr>
          <w:ilvl w:val="0"/>
          <w:numId w:val="35"/>
        </w:numPr>
      </w:pPr>
      <w:r>
        <w:t>Defining the size ranges for the analyses</w:t>
      </w:r>
    </w:p>
    <w:p w14:paraId="4C991B50" w14:textId="01D17EDD" w:rsidR="00810A18" w:rsidRDefault="00810A18" w:rsidP="00616D80">
      <w:pPr>
        <w:pStyle w:val="ListParagraph"/>
        <w:numPr>
          <w:ilvl w:val="0"/>
          <w:numId w:val="35"/>
        </w:numPr>
      </w:pPr>
      <w:r>
        <w:t>Estimating length-weight relationships separately for younger and older fish</w:t>
      </w:r>
    </w:p>
    <w:p w14:paraId="0E188055" w14:textId="47395962" w:rsidR="00810A18" w:rsidRDefault="00810A18" w:rsidP="00616D80">
      <w:pPr>
        <w:pStyle w:val="ListParagraph"/>
        <w:numPr>
          <w:ilvl w:val="0"/>
          <w:numId w:val="35"/>
        </w:numPr>
      </w:pPr>
      <w:r>
        <w:t>Making samples sizes similar for size bins</w:t>
      </w:r>
    </w:p>
    <w:p w14:paraId="7E26DF56" w14:textId="2033ECD6" w:rsidR="00810A18" w:rsidRDefault="00810A18" w:rsidP="00616D80">
      <w:pPr>
        <w:pStyle w:val="ListParagraph"/>
        <w:numPr>
          <w:ilvl w:val="0"/>
          <w:numId w:val="35"/>
        </w:numPr>
      </w:pPr>
      <w:r>
        <w:t>Estimate length-weight relationships by regions or not</w:t>
      </w:r>
    </w:p>
    <w:p w14:paraId="03117E3A" w14:textId="32B03DEC" w:rsidR="00810A18" w:rsidRDefault="00810A18" w:rsidP="00616D80">
      <w:pPr>
        <w:pStyle w:val="ListParagraph"/>
        <w:numPr>
          <w:ilvl w:val="0"/>
          <w:numId w:val="35"/>
        </w:numPr>
      </w:pPr>
      <w:r>
        <w:t>Excluding the EPO region</w:t>
      </w:r>
    </w:p>
    <w:p w14:paraId="2E4458EF" w14:textId="005BC162" w:rsidR="00810A18" w:rsidRDefault="00810A18" w:rsidP="00616D80">
      <w:pPr>
        <w:pStyle w:val="ListParagraph"/>
        <w:numPr>
          <w:ilvl w:val="0"/>
          <w:numId w:val="35"/>
        </w:numPr>
      </w:pPr>
      <w:r>
        <w:t>Using different combinations of datasets</w:t>
      </w:r>
    </w:p>
    <w:p w14:paraId="59EEA7C4" w14:textId="6F06E73A" w:rsidR="00421709" w:rsidRPr="00810A18" w:rsidRDefault="00810A18" w:rsidP="00696586">
      <w:pPr>
        <w:rPr>
          <w:b/>
          <w:bCs/>
        </w:rPr>
      </w:pPr>
      <w:r w:rsidRPr="00810A18">
        <w:rPr>
          <w:b/>
          <w:bCs/>
        </w:rPr>
        <w:t>Comments and discussion:</w:t>
      </w:r>
    </w:p>
    <w:p w14:paraId="25C93D2F" w14:textId="43C4D7BF" w:rsidR="00421709" w:rsidRPr="00254BDB" w:rsidRDefault="00810A18" w:rsidP="00616D80">
      <w:pPr>
        <w:pStyle w:val="ListParagraph"/>
        <w:numPr>
          <w:ilvl w:val="0"/>
          <w:numId w:val="54"/>
        </w:numPr>
        <w:rPr>
          <w:b/>
          <w:bCs/>
          <w:i/>
          <w:iCs/>
        </w:rPr>
      </w:pPr>
      <w:r w:rsidRPr="00254BDB">
        <w:rPr>
          <w:b/>
          <w:bCs/>
          <w:i/>
          <w:iCs/>
        </w:rPr>
        <w:t>The size range for the analysis could match that used in the stock assessment for the species</w:t>
      </w:r>
    </w:p>
    <w:p w14:paraId="71959354" w14:textId="76E89573" w:rsidR="00810A18" w:rsidRPr="00254BDB" w:rsidRDefault="00810A18" w:rsidP="00616D80">
      <w:pPr>
        <w:pStyle w:val="ListParagraph"/>
        <w:numPr>
          <w:ilvl w:val="0"/>
          <w:numId w:val="54"/>
        </w:numPr>
        <w:rPr>
          <w:b/>
          <w:bCs/>
          <w:i/>
          <w:iCs/>
        </w:rPr>
      </w:pPr>
      <w:r w:rsidRPr="00254BDB">
        <w:rPr>
          <w:b/>
          <w:bCs/>
          <w:i/>
          <w:iCs/>
        </w:rPr>
        <w:t>Estimating the relationship for different development phases – good to do if there is clear evidence for this, however</w:t>
      </w:r>
      <w:r w:rsidR="00254BDB">
        <w:rPr>
          <w:b/>
          <w:bCs/>
          <w:i/>
          <w:iCs/>
        </w:rPr>
        <w:t>,</w:t>
      </w:r>
      <w:r w:rsidRPr="00254BDB">
        <w:rPr>
          <w:b/>
          <w:bCs/>
          <w:i/>
          <w:iCs/>
        </w:rPr>
        <w:t xml:space="preserve"> consider how the stock assessment can incorporate the separate length-weight conversion by life stage. </w:t>
      </w:r>
    </w:p>
    <w:p w14:paraId="4FD95DAB" w14:textId="53BA65AC" w:rsidR="00810A18" w:rsidRPr="00254BDB" w:rsidRDefault="00810A18" w:rsidP="00616D80">
      <w:pPr>
        <w:pStyle w:val="ListParagraph"/>
        <w:numPr>
          <w:ilvl w:val="0"/>
          <w:numId w:val="54"/>
        </w:numPr>
        <w:rPr>
          <w:b/>
          <w:bCs/>
          <w:i/>
          <w:iCs/>
        </w:rPr>
      </w:pPr>
      <w:r w:rsidRPr="00254BDB">
        <w:rPr>
          <w:b/>
          <w:bCs/>
          <w:i/>
          <w:iCs/>
        </w:rPr>
        <w:t>Regional estimation – depends on objective and assessment platform, if a spatial assessment may be worthwhile depend</w:t>
      </w:r>
      <w:r w:rsidR="00254BDB">
        <w:rPr>
          <w:b/>
          <w:bCs/>
          <w:i/>
          <w:iCs/>
        </w:rPr>
        <w:t>s</w:t>
      </w:r>
      <w:r w:rsidRPr="00254BDB">
        <w:rPr>
          <w:b/>
          <w:bCs/>
          <w:i/>
          <w:iCs/>
        </w:rPr>
        <w:t xml:space="preserve"> on stock assessment software, but perhaps better to use the GLM</w:t>
      </w:r>
      <w:r w:rsidR="000A16B1" w:rsidRPr="00254BDB">
        <w:rPr>
          <w:b/>
          <w:bCs/>
          <w:i/>
          <w:iCs/>
        </w:rPr>
        <w:t>M</w:t>
      </w:r>
      <w:r w:rsidRPr="00254BDB">
        <w:rPr>
          <w:b/>
          <w:bCs/>
          <w:i/>
          <w:iCs/>
        </w:rPr>
        <w:t xml:space="preserve"> approach. </w:t>
      </w:r>
    </w:p>
    <w:p w14:paraId="6AE607E8" w14:textId="67FCB822" w:rsidR="000A16B1" w:rsidRPr="00254BDB" w:rsidRDefault="000A16B1" w:rsidP="00616D80">
      <w:pPr>
        <w:pStyle w:val="ListParagraph"/>
        <w:numPr>
          <w:ilvl w:val="0"/>
          <w:numId w:val="54"/>
        </w:numPr>
        <w:rPr>
          <w:b/>
          <w:bCs/>
          <w:i/>
          <w:iCs/>
        </w:rPr>
      </w:pPr>
      <w:r w:rsidRPr="00254BDB">
        <w:rPr>
          <w:b/>
          <w:bCs/>
          <w:i/>
          <w:iCs/>
        </w:rPr>
        <w:t>Excluding EPO – if you are doing a Pacific wide assessment this will be need</w:t>
      </w:r>
      <w:r w:rsidR="00254BDB">
        <w:rPr>
          <w:b/>
          <w:bCs/>
          <w:i/>
          <w:iCs/>
        </w:rPr>
        <w:t>ed</w:t>
      </w:r>
      <w:r w:rsidRPr="00254BDB">
        <w:rPr>
          <w:b/>
          <w:bCs/>
          <w:i/>
          <w:iCs/>
        </w:rPr>
        <w:t>.</w:t>
      </w:r>
    </w:p>
    <w:p w14:paraId="093C4C3C" w14:textId="6530E5E9" w:rsidR="000A16B1" w:rsidRPr="00254BDB" w:rsidRDefault="000A16B1" w:rsidP="00616D80">
      <w:pPr>
        <w:pStyle w:val="ListParagraph"/>
        <w:numPr>
          <w:ilvl w:val="0"/>
          <w:numId w:val="54"/>
        </w:numPr>
        <w:rPr>
          <w:b/>
          <w:bCs/>
        </w:rPr>
      </w:pPr>
      <w:r w:rsidRPr="00254BDB">
        <w:rPr>
          <w:b/>
          <w:bCs/>
          <w:i/>
          <w:iCs/>
        </w:rPr>
        <w:t>Is this work also planned f</w:t>
      </w:r>
      <w:r w:rsidR="007771C6" w:rsidRPr="00254BDB">
        <w:rPr>
          <w:b/>
          <w:bCs/>
          <w:i/>
          <w:iCs/>
        </w:rPr>
        <w:t>or</w:t>
      </w:r>
      <w:r w:rsidRPr="00254BDB">
        <w:rPr>
          <w:b/>
          <w:bCs/>
          <w:i/>
          <w:iCs/>
        </w:rPr>
        <w:t xml:space="preserve"> yellowfin?</w:t>
      </w:r>
      <w:r w:rsidR="007771C6" w:rsidRPr="00254BDB">
        <w:rPr>
          <w:b/>
          <w:bCs/>
        </w:rPr>
        <w:t xml:space="preserve"> </w:t>
      </w:r>
      <w:r w:rsidRPr="007771C6">
        <w:t xml:space="preserve">Currently just bigeye </w:t>
      </w:r>
      <w:r w:rsidR="007771C6" w:rsidRPr="007771C6">
        <w:t xml:space="preserve">but </w:t>
      </w:r>
      <w:r w:rsidRPr="007771C6">
        <w:t>can consider yellowfin later perhaps.</w:t>
      </w:r>
    </w:p>
    <w:p w14:paraId="265F234C" w14:textId="4308536B" w:rsidR="000A16B1" w:rsidRDefault="000A16B1" w:rsidP="00616D80">
      <w:pPr>
        <w:pStyle w:val="ListParagraph"/>
        <w:numPr>
          <w:ilvl w:val="0"/>
          <w:numId w:val="54"/>
        </w:numPr>
      </w:pPr>
      <w:r w:rsidRPr="00254BDB">
        <w:rPr>
          <w:b/>
          <w:bCs/>
          <w:i/>
          <w:iCs/>
        </w:rPr>
        <w:t>Sub-sampling for the length bins with similar sub-sample numbers per bin and bootstrapping this to fit the relationship to many sub-sampled data sets and estimate variance could be a good approach, also for the regional comparisons</w:t>
      </w:r>
      <w:r w:rsidR="00254BDB">
        <w:rPr>
          <w:b/>
          <w:bCs/>
          <w:i/>
          <w:iCs/>
        </w:rPr>
        <w:t>,</w:t>
      </w:r>
      <w:r w:rsidRPr="00254BDB">
        <w:rPr>
          <w:b/>
          <w:bCs/>
          <w:i/>
          <w:iCs/>
        </w:rPr>
        <w:t xml:space="preserve"> </w:t>
      </w:r>
      <w:r w:rsidR="00254BDB">
        <w:rPr>
          <w:b/>
          <w:bCs/>
          <w:i/>
          <w:iCs/>
        </w:rPr>
        <w:t xml:space="preserve">suggest </w:t>
      </w:r>
      <w:r w:rsidRPr="00254BDB">
        <w:rPr>
          <w:b/>
          <w:bCs/>
          <w:i/>
          <w:iCs/>
        </w:rPr>
        <w:t>regional stratification of the sampling to have similar sample sizes in each region or proportional to area (i.e., limit spatial bias in the region wide relationship), and have you considered temporal variation in the relationship – i.e. over longer time periods or block</w:t>
      </w:r>
      <w:r w:rsidR="00254BDB">
        <w:rPr>
          <w:b/>
          <w:bCs/>
          <w:i/>
          <w:iCs/>
        </w:rPr>
        <w:t>s</w:t>
      </w:r>
      <w:r w:rsidRPr="00254BDB">
        <w:rPr>
          <w:b/>
          <w:bCs/>
          <w:i/>
          <w:iCs/>
        </w:rPr>
        <w:t xml:space="preserve"> of year</w:t>
      </w:r>
      <w:r w:rsidR="007771C6" w:rsidRPr="00254BDB">
        <w:rPr>
          <w:b/>
          <w:bCs/>
          <w:i/>
          <w:iCs/>
        </w:rPr>
        <w:t>s</w:t>
      </w:r>
      <w:r w:rsidRPr="00254BDB">
        <w:rPr>
          <w:b/>
          <w:bCs/>
          <w:i/>
          <w:iCs/>
        </w:rPr>
        <w:t xml:space="preserve"> in relation to environmental changes</w:t>
      </w:r>
      <w:r w:rsidR="007771C6" w:rsidRPr="00254BDB">
        <w:rPr>
          <w:b/>
          <w:bCs/>
          <w:i/>
          <w:iCs/>
        </w:rPr>
        <w:t>, stock abundance levels etc</w:t>
      </w:r>
      <w:r w:rsidR="00254BDB">
        <w:rPr>
          <w:b/>
          <w:bCs/>
          <w:i/>
          <w:iCs/>
        </w:rPr>
        <w:t>.</w:t>
      </w:r>
      <w:r w:rsidRPr="00254BDB">
        <w:rPr>
          <w:b/>
          <w:bCs/>
          <w:i/>
          <w:iCs/>
        </w:rPr>
        <w:t>?</w:t>
      </w:r>
      <w:r w:rsidR="007771C6" w:rsidRPr="00254BDB">
        <w:rPr>
          <w:b/>
          <w:bCs/>
          <w:i/>
          <w:iCs/>
        </w:rPr>
        <w:t xml:space="preserve"> </w:t>
      </w:r>
      <w:r w:rsidR="007771C6" w:rsidRPr="007771C6">
        <w:t xml:space="preserve">We will look into doing analyses to explore temporal variations and consider the other suggestions regarding sub-sampling. </w:t>
      </w:r>
    </w:p>
    <w:p w14:paraId="7975C956" w14:textId="357B249A" w:rsidR="007771C6" w:rsidRPr="007771C6" w:rsidRDefault="007771C6" w:rsidP="00616D80">
      <w:pPr>
        <w:pStyle w:val="ListParagraph"/>
        <w:numPr>
          <w:ilvl w:val="0"/>
          <w:numId w:val="54"/>
        </w:numPr>
      </w:pPr>
      <w:r w:rsidRPr="00254BDB">
        <w:rPr>
          <w:b/>
          <w:bCs/>
          <w:i/>
          <w:iCs/>
        </w:rPr>
        <w:t>Useful to do a quick simulation to consider the possibility of biases d</w:t>
      </w:r>
      <w:r w:rsidR="00254BDB">
        <w:rPr>
          <w:b/>
          <w:bCs/>
          <w:i/>
          <w:iCs/>
        </w:rPr>
        <w:t>ue</w:t>
      </w:r>
      <w:r w:rsidRPr="00254BDB">
        <w:rPr>
          <w:b/>
          <w:bCs/>
          <w:i/>
          <w:iCs/>
        </w:rPr>
        <w:t xml:space="preserve"> to selectivity of the different fisheries/gears. </w:t>
      </w:r>
      <w:r>
        <w:t xml:space="preserve">We can ask whether the data has </w:t>
      </w:r>
      <w:r w:rsidR="00254BDB">
        <w:t xml:space="preserve">associated </w:t>
      </w:r>
      <w:r>
        <w:t>data on gear types. Chinese Taipei data is only from longline. For SPC data it is mostly longline, might be some gaps, but may be able to infer gear from other data. Some data sets have higher spatial resolution – currently sharing data at 10-20</w:t>
      </w:r>
      <w:r w:rsidRPr="00254BDB">
        <w:rPr>
          <w:rFonts w:cstheme="minorHAnsi"/>
        </w:rPr>
        <w:t>°</w:t>
      </w:r>
      <w:r>
        <w:t xml:space="preserve"> resolution, </w:t>
      </w:r>
      <w:r w:rsidR="001338A6">
        <w:t xml:space="preserve">so </w:t>
      </w:r>
      <w:r>
        <w:t>we can look at some of the data at higher resolutions to explore some of the temporal-spatial variation</w:t>
      </w:r>
    </w:p>
    <w:p w14:paraId="1F45B6BF" w14:textId="08199812" w:rsidR="000A16B1" w:rsidRPr="000A16B1" w:rsidRDefault="007771C6" w:rsidP="007771C6">
      <w:pPr>
        <w:pStyle w:val="Heading3"/>
      </w:pPr>
      <w:r>
        <w:t>Yellowfin Tuna – follow-up work and peer review</w:t>
      </w:r>
    </w:p>
    <w:p w14:paraId="62471F66" w14:textId="1E294EDE" w:rsidR="006A6B56" w:rsidRDefault="007771C6" w:rsidP="00696586">
      <w:r>
        <w:t xml:space="preserve">Paul </w:t>
      </w:r>
      <w:r w:rsidR="005A18C2">
        <w:t>H</w:t>
      </w:r>
      <w:r>
        <w:t xml:space="preserve">amer from SPC </w:t>
      </w:r>
      <w:r w:rsidR="005A18C2">
        <w:t xml:space="preserve">provide a short presentation </w:t>
      </w:r>
      <w:r w:rsidR="001338A6">
        <w:t>on</w:t>
      </w:r>
      <w:r w:rsidR="005A18C2">
        <w:t xml:space="preserve"> the plans for follow-up work on the 2020 Yellowfin tuna assessment and the peer review of this assessment requested through SC16.</w:t>
      </w:r>
    </w:p>
    <w:p w14:paraId="3DBDFA8B" w14:textId="31C36C8C" w:rsidR="006A6B56" w:rsidRDefault="006A6B56" w:rsidP="006A6B56">
      <w:r>
        <w:t>Some key problematic areas with the 2020 yellow fin assessment were noted</w:t>
      </w:r>
      <w:r w:rsidR="001338A6">
        <w:t>,</w:t>
      </w:r>
      <w:r>
        <w:t xml:space="preserve"> including:</w:t>
      </w:r>
    </w:p>
    <w:p w14:paraId="182CBECB" w14:textId="77777777" w:rsidR="006A6B56" w:rsidRPr="006A6B56" w:rsidRDefault="006A6B56" w:rsidP="00616D80">
      <w:pPr>
        <w:pStyle w:val="ListParagraph"/>
        <w:numPr>
          <w:ilvl w:val="0"/>
          <w:numId w:val="36"/>
        </w:numPr>
      </w:pPr>
      <w:r w:rsidRPr="006A6B56">
        <w:t>Selectivity (in particular purse seine selectivity, early size/age classes)</w:t>
      </w:r>
    </w:p>
    <w:p w14:paraId="07A03BC7" w14:textId="56869F58" w:rsidR="006A6B56" w:rsidRPr="006A6B56" w:rsidRDefault="006A6B56" w:rsidP="00616D80">
      <w:pPr>
        <w:pStyle w:val="ListParagraph"/>
        <w:numPr>
          <w:ilvl w:val="0"/>
          <w:numId w:val="36"/>
        </w:numPr>
      </w:pPr>
      <w:r w:rsidRPr="006A6B56">
        <w:t>Tagging data (mixing period, tag reporting rates)</w:t>
      </w:r>
    </w:p>
    <w:p w14:paraId="29220674" w14:textId="20FAF49B" w:rsidR="006A6B56" w:rsidRPr="006A6B56" w:rsidRDefault="006A6B56" w:rsidP="00616D80">
      <w:pPr>
        <w:pStyle w:val="ListParagraph"/>
        <w:numPr>
          <w:ilvl w:val="0"/>
          <w:numId w:val="36"/>
        </w:numPr>
      </w:pPr>
      <w:r w:rsidRPr="006A6B56">
        <w:t>New Growth – new otolith</w:t>
      </w:r>
      <w:r>
        <w:t>-</w:t>
      </w:r>
      <w:r w:rsidRPr="006A6B56">
        <w:t>based growth information had a major impact, interacted with selectivity – needed more time to explore complex effects of the new growth</w:t>
      </w:r>
    </w:p>
    <w:p w14:paraId="195E5CB8" w14:textId="059BE64A" w:rsidR="006A6B56" w:rsidRPr="006A6B56" w:rsidRDefault="006A6B56" w:rsidP="00616D80">
      <w:pPr>
        <w:pStyle w:val="ListParagraph"/>
        <w:numPr>
          <w:ilvl w:val="0"/>
          <w:numId w:val="36"/>
        </w:numPr>
      </w:pPr>
      <w:r w:rsidRPr="006A6B56">
        <w:t>CPUE standardisation, lack of sensitivity to covariates, influences on regional scaling??</w:t>
      </w:r>
    </w:p>
    <w:p w14:paraId="5417CABF" w14:textId="48DE46E6" w:rsidR="006A6B56" w:rsidRPr="006A6B56" w:rsidRDefault="006A6B56" w:rsidP="00616D80">
      <w:pPr>
        <w:pStyle w:val="ListParagraph"/>
        <w:numPr>
          <w:ilvl w:val="0"/>
          <w:numId w:val="36"/>
        </w:numPr>
      </w:pPr>
      <w:r w:rsidRPr="006A6B56">
        <w:t>Natural mortality – different</w:t>
      </w:r>
      <w:r>
        <w:t xml:space="preserve"> </w:t>
      </w:r>
      <w:r w:rsidRPr="006A6B56">
        <w:t xml:space="preserve">plausible levels of M lead to really different and unexpected outcomes </w:t>
      </w:r>
    </w:p>
    <w:p w14:paraId="2FC9DB4D" w14:textId="77777777" w:rsidR="006A6B56" w:rsidRPr="006A6B56" w:rsidRDefault="006A6B56" w:rsidP="00616D80">
      <w:pPr>
        <w:pStyle w:val="ListParagraph"/>
        <w:numPr>
          <w:ilvl w:val="0"/>
          <w:numId w:val="36"/>
        </w:numPr>
      </w:pPr>
      <w:r w:rsidRPr="006A6B56">
        <w:t>Limited data from which to estimate the spawning potential ogive, better data to inform gilled-gutted  -  whole weight conversion</w:t>
      </w:r>
    </w:p>
    <w:p w14:paraId="1C0FF3B1" w14:textId="6DEEF19C" w:rsidR="000A16B1" w:rsidRDefault="006A6B56" w:rsidP="00616D80">
      <w:pPr>
        <w:pStyle w:val="ListParagraph"/>
        <w:numPr>
          <w:ilvl w:val="0"/>
          <w:numId w:val="36"/>
        </w:numPr>
      </w:pPr>
      <w:r w:rsidRPr="006A6B56">
        <w:t>Conflict among data sources, thought the model was too complex and could do with some simplification (i.e. spatial structure)</w:t>
      </w:r>
      <w:r>
        <w:t xml:space="preserve"> </w:t>
      </w:r>
      <w:r w:rsidR="005A18C2">
        <w:t xml:space="preserve"> </w:t>
      </w:r>
    </w:p>
    <w:p w14:paraId="4C752D16" w14:textId="47D9BE5B" w:rsidR="00810A18" w:rsidRDefault="006A6B56" w:rsidP="00696586">
      <w:r>
        <w:t xml:space="preserve">It was also noted that some new features of </w:t>
      </w:r>
      <w:r w:rsidR="001338A6">
        <w:t>MFCL</w:t>
      </w:r>
      <w:r>
        <w:t xml:space="preserve"> were only just being completed</w:t>
      </w:r>
      <w:r w:rsidR="00CD4F3A">
        <w:t xml:space="preserve"> (i.e., SSMULT) </w:t>
      </w:r>
      <w:r>
        <w:t>or in development</w:t>
      </w:r>
      <w:r w:rsidR="00CD4F3A">
        <w:t xml:space="preserve"> (</w:t>
      </w:r>
      <w:r w:rsidR="002E41CB">
        <w:t xml:space="preserve">i.e., </w:t>
      </w:r>
      <w:r w:rsidR="00CD4F3A">
        <w:t>catch condition</w:t>
      </w:r>
      <w:r w:rsidR="002E41CB">
        <w:t>ing</w:t>
      </w:r>
      <w:r w:rsidR="00CD4F3A">
        <w:t>)</w:t>
      </w:r>
      <w:r>
        <w:t xml:space="preserve"> </w:t>
      </w:r>
      <w:r w:rsidR="00CD4F3A">
        <w:t>and that these features could reduce parameter estimation greatly and influence data weighting – with consequent influence on model derived management quantities. These new features would expect to be applied to the next yellowfin assessment – but time is required to test and understand their influence</w:t>
      </w:r>
      <w:r w:rsidR="001338A6">
        <w:t xml:space="preserve"> in more depth</w:t>
      </w:r>
      <w:r w:rsidR="00CD4F3A">
        <w:t>. This would be part of follow-up work with 2020 assessment model.</w:t>
      </w:r>
    </w:p>
    <w:p w14:paraId="250C5E87" w14:textId="076895A2" w:rsidR="00421709" w:rsidRDefault="00CD4F3A" w:rsidP="00696586">
      <w:r>
        <w:t>It was noted that the lead assessment scientist on the 2020 yellowfin assessment, Dr Matthew Vincent, has left SPC returning to work for NOAA in the US. This may have implication</w:t>
      </w:r>
      <w:r w:rsidR="001338A6">
        <w:t>s</w:t>
      </w:r>
      <w:r>
        <w:t xml:space="preserve"> for how quickly we can get onto follow-up work given the current two SPC assessment scientists are busy with the 2021 assessments. We will continue to liaise with Dr Vincent, but he will not be in a position to do any of the follow-up work.</w:t>
      </w:r>
    </w:p>
    <w:p w14:paraId="767D4389" w14:textId="524122E5" w:rsidR="00CD4F3A" w:rsidRDefault="00CD4F3A" w:rsidP="00696586">
      <w:r>
        <w:t>The process</w:t>
      </w:r>
      <w:r w:rsidR="002E41CB">
        <w:t xml:space="preserve"> for the peer review was outlined along with the timeline leading to the next yellowfin assessment in 2023.</w:t>
      </w:r>
    </w:p>
    <w:p w14:paraId="6C07B892" w14:textId="1F6C85B2" w:rsidR="00CD4F3A" w:rsidRDefault="002E41CB" w:rsidP="002E41CB">
      <w:r w:rsidRPr="002E41CB">
        <w:t>2021</w:t>
      </w:r>
      <w:r>
        <w:t>:</w:t>
      </w:r>
      <w:r w:rsidRPr="002E41CB">
        <w:t xml:space="preserve"> Yellowfin assessment follow-up work, </w:t>
      </w:r>
      <w:r>
        <w:t xml:space="preserve">and </w:t>
      </w:r>
      <w:r w:rsidRPr="002E41CB">
        <w:t xml:space="preserve">TOR for peer review </w:t>
      </w:r>
      <w:r>
        <w:t xml:space="preserve">provided to </w:t>
      </w:r>
      <w:r w:rsidRPr="002E41CB">
        <w:t>SC17</w:t>
      </w:r>
    </w:p>
    <w:p w14:paraId="2151BBA2" w14:textId="49DDFFA5" w:rsidR="002E41CB" w:rsidRDefault="002E41CB" w:rsidP="002E41CB">
      <w:r>
        <w:t>2022:</w:t>
      </w:r>
      <w:r w:rsidRPr="002E41CB">
        <w:t xml:space="preserve"> Further </w:t>
      </w:r>
      <w:r>
        <w:t>follow-up work</w:t>
      </w:r>
      <w:r w:rsidRPr="002E41CB">
        <w:t xml:space="preserve"> </w:t>
      </w:r>
      <w:r>
        <w:t xml:space="preserve">on the 2020 yellowfin and bigeye assessments. </w:t>
      </w:r>
      <w:r w:rsidRPr="002E41CB">
        <w:t>Expert review commencing at the start of 2022, includ</w:t>
      </w:r>
      <w:r>
        <w:t>ing</w:t>
      </w:r>
      <w:r w:rsidRPr="002E41CB">
        <w:t xml:space="preserve"> one week in Noumea with the review panel reporting to SC18</w:t>
      </w:r>
      <w:r>
        <w:t>.</w:t>
      </w:r>
    </w:p>
    <w:p w14:paraId="64A537AD" w14:textId="7898CC94" w:rsidR="002E41CB" w:rsidRDefault="002E41CB" w:rsidP="002E41CB">
      <w:r>
        <w:t xml:space="preserve">2023: </w:t>
      </w:r>
      <w:r w:rsidRPr="002E41CB">
        <w:t>Next Yellowfin and Bigeye assessments, reported to SC19</w:t>
      </w:r>
      <w:r>
        <w:t>.</w:t>
      </w:r>
    </w:p>
    <w:p w14:paraId="358C6CB6" w14:textId="4B245752" w:rsidR="00421709" w:rsidRDefault="002E41CB" w:rsidP="00696586">
      <w:r>
        <w:t xml:space="preserve">Three independent experts will be selected to conduct the peer review following a transparent process run by the WCPFC Secretariat, and consistent with the Commissions previously developed </w:t>
      </w:r>
      <w:r w:rsidRPr="001338A6">
        <w:rPr>
          <w:i/>
          <w:iCs/>
        </w:rPr>
        <w:t>“Process for the independent review of stock assessments”</w:t>
      </w:r>
      <w:r>
        <w:t xml:space="preserve"> (Attachment K of the SC122 summary report). It is expected, similar to </w:t>
      </w:r>
      <w:r w:rsidR="001338A6">
        <w:t xml:space="preserve">the </w:t>
      </w:r>
      <w:r>
        <w:t>previous bigeye assessment revie</w:t>
      </w:r>
      <w:r w:rsidR="00237BB9">
        <w:t>w</w:t>
      </w:r>
      <w:r w:rsidR="001338A6">
        <w:t>,</w:t>
      </w:r>
      <w:r>
        <w:t xml:space="preserve"> that the peer review panel will spend a week in Noumea working with the SPC stock assessment team.</w:t>
      </w:r>
    </w:p>
    <w:p w14:paraId="199B2269" w14:textId="39811975" w:rsidR="002E41CB" w:rsidRDefault="00237BB9" w:rsidP="00696586">
      <w:r>
        <w:t>SungKwon Soh from the WCPFC Secretariat provided an update on the nomination of peer reviewers. 23 nominees have been received from CCMs and these will be reduced to the final 3 by the end of April.</w:t>
      </w:r>
    </w:p>
    <w:p w14:paraId="365BEEB2" w14:textId="55C9CE66" w:rsidR="00421709" w:rsidRDefault="00237BB9" w:rsidP="00237BB9">
      <w:pPr>
        <w:pStyle w:val="Heading3"/>
      </w:pPr>
      <w:r>
        <w:t>Wrap-up</w:t>
      </w:r>
    </w:p>
    <w:p w14:paraId="68C3EEE1" w14:textId="0F332E49" w:rsidR="00237BB9" w:rsidRPr="00237BB9" w:rsidRDefault="00237BB9" w:rsidP="00696586">
      <w:r w:rsidRPr="00237BB9">
        <w:rPr>
          <w:b/>
          <w:bCs/>
          <w:i/>
          <w:iCs/>
        </w:rPr>
        <w:t>Some discussion of the future format of the PAW occurred, acknowledging that around 50 people attended each day (more than would be present in a face-to-face meeting in Noumea), including some experts that may not necessarily have been available or able to make it to Noumea for a face-to-face meeting. The question was raised on whether continuing the online format for future PAWs is being considered.</w:t>
      </w:r>
      <w:r>
        <w:rPr>
          <w:b/>
          <w:bCs/>
          <w:i/>
          <w:iCs/>
        </w:rPr>
        <w:t xml:space="preserve"> </w:t>
      </w:r>
      <w:r>
        <w:t xml:space="preserve">The Chair and Principal Scientist of the Stock Assessment and Modelling team at SPC, made the point that the scientists in Noumea really </w:t>
      </w:r>
      <w:r w:rsidR="001338A6">
        <w:t>value</w:t>
      </w:r>
      <w:r>
        <w:t xml:space="preserve"> the in-person interaction with other assessment scientists</w:t>
      </w:r>
      <w:r w:rsidR="00BE53CD">
        <w:t xml:space="preserve"> given the relative isolation being based in Noumea, it provides significant opportunity outside of the meeting time to have more informal discussions on topics</w:t>
      </w:r>
      <w:r w:rsidR="001338A6">
        <w:t xml:space="preserve"> raised in the workshop and obtain advice on other topics of</w:t>
      </w:r>
      <w:r w:rsidR="00BE53CD">
        <w:t xml:space="preserve"> interest. We would look at running a hybrid style meeting when travel becomes possible again.</w:t>
      </w:r>
    </w:p>
    <w:p w14:paraId="75E4AB4A" w14:textId="1FAE7DA9" w:rsidR="00421709" w:rsidRDefault="00237BB9" w:rsidP="00696586">
      <w:r>
        <w:t>The meeting was closed by the chair</w:t>
      </w:r>
      <w:r w:rsidR="00BE53CD">
        <w:t xml:space="preserve"> </w:t>
      </w:r>
      <w:r>
        <w:t>ackno</w:t>
      </w:r>
      <w:r w:rsidR="00BE53CD">
        <w:t>w</w:t>
      </w:r>
      <w:r>
        <w:t>l</w:t>
      </w:r>
      <w:r w:rsidR="00BE53CD">
        <w:t>edging the work done by all the presenters</w:t>
      </w:r>
      <w:r w:rsidR="001338A6">
        <w:t xml:space="preserve">, </w:t>
      </w:r>
      <w:r w:rsidR="00BE53CD">
        <w:t>the SPC stock assessment team to prepare for the meeting and the valuable input and personal time provided by all the workshop participants.</w:t>
      </w:r>
    </w:p>
    <w:p w14:paraId="7DE13D4A" w14:textId="44F92B54" w:rsidR="00421709" w:rsidRDefault="00421709" w:rsidP="00696586"/>
    <w:p w14:paraId="260021A4" w14:textId="77777777" w:rsidR="00421709" w:rsidRDefault="00421709" w:rsidP="00696586"/>
    <w:p w14:paraId="143ABB7F" w14:textId="1A77CA26" w:rsidR="00A02E6A" w:rsidRDefault="00A02E6A" w:rsidP="004463D7">
      <w:pPr>
        <w:rPr>
          <w:lang w:val="en-NZ"/>
        </w:rPr>
      </w:pPr>
    </w:p>
    <w:p w14:paraId="73F824BC" w14:textId="77777777" w:rsidR="00BE53CD" w:rsidRDefault="00BE53CD" w:rsidP="004463D7">
      <w:pPr>
        <w:rPr>
          <w:lang w:val="en-NZ"/>
        </w:rPr>
      </w:pPr>
    </w:p>
    <w:p w14:paraId="0C8DFCB6" w14:textId="7F82B801" w:rsidR="003E7AFC" w:rsidRDefault="003E7AFC" w:rsidP="008E00BE">
      <w:pPr>
        <w:pStyle w:val="Heading2"/>
        <w:rPr>
          <w:lang w:val="en-NZ"/>
        </w:rPr>
      </w:pPr>
      <w:bookmarkStart w:id="957" w:name="_Toc481043476"/>
      <w:r>
        <w:rPr>
          <w:lang w:val="en-NZ"/>
        </w:rPr>
        <w:t>References</w:t>
      </w:r>
    </w:p>
    <w:p w14:paraId="54DA0AEE" w14:textId="4BE21D02" w:rsidR="003E7AFC" w:rsidRDefault="003E7AFC" w:rsidP="003E7AFC">
      <w:pPr>
        <w:rPr>
          <w:lang w:val="en-NZ"/>
        </w:rPr>
      </w:pPr>
    </w:p>
    <w:p w14:paraId="3C7FB9AE" w14:textId="7C434321" w:rsidR="003E7AFC" w:rsidRPr="0072377A" w:rsidRDefault="00C61A7A" w:rsidP="00C61A7A">
      <w:pPr>
        <w:rPr>
          <w:sz w:val="20"/>
          <w:szCs w:val="20"/>
          <w:lang w:val="en-NZ"/>
        </w:rPr>
      </w:pPr>
      <w:r w:rsidRPr="0072377A">
        <w:rPr>
          <w:sz w:val="20"/>
          <w:szCs w:val="20"/>
          <w:lang w:val="en-NZ"/>
        </w:rPr>
        <w:t>Clarke, S., Coelho, R., Francis, M., Kai, M., Kohin, S., Liu, K. M., Simpfendorfer, C., Tovar-Avila, J., Rigby, C., and Smart, J. (2015). Report of the Pacific shark life history expert panel worksh</w:t>
      </w:r>
      <w:r w:rsidR="005B65F5" w:rsidRPr="0072377A">
        <w:rPr>
          <w:sz w:val="20"/>
          <w:szCs w:val="20"/>
          <w:lang w:val="en-NZ"/>
        </w:rPr>
        <w:t>op</w:t>
      </w:r>
      <w:r w:rsidRPr="0072377A">
        <w:rPr>
          <w:sz w:val="20"/>
          <w:szCs w:val="20"/>
          <w:lang w:val="en-NZ"/>
        </w:rPr>
        <w:t>, 28-30 April 2015. Technical Report SC11-EB-IP-13, WCPFC.</w:t>
      </w:r>
    </w:p>
    <w:p w14:paraId="067CF8E4" w14:textId="00569BA0" w:rsidR="008E5AB8" w:rsidRDefault="008E5AB8" w:rsidP="005B65F5">
      <w:pPr>
        <w:rPr>
          <w:sz w:val="20"/>
          <w:szCs w:val="20"/>
          <w:lang w:val="en-NZ"/>
        </w:rPr>
      </w:pPr>
      <w:r>
        <w:rPr>
          <w:sz w:val="20"/>
          <w:szCs w:val="20"/>
          <w:lang w:val="en-NZ"/>
        </w:rPr>
        <w:t>Farley, J.H., Williams, A.J., Davies, C.R., Clear, N.P., Eveson, J.P., Hoyle, S.D. and Nicol, S.J. (2012)</w:t>
      </w:r>
      <w:r w:rsidRPr="008E5AB8">
        <w:t xml:space="preserve"> </w:t>
      </w:r>
      <w:r w:rsidRPr="008E5AB8">
        <w:rPr>
          <w:sz w:val="20"/>
          <w:szCs w:val="20"/>
          <w:lang w:val="en-NZ"/>
        </w:rPr>
        <w:t>Population Biology of Albacore Tuna in the Australian Region</w:t>
      </w:r>
      <w:r>
        <w:rPr>
          <w:sz w:val="20"/>
          <w:szCs w:val="20"/>
          <w:lang w:val="en-NZ"/>
        </w:rPr>
        <w:t xml:space="preserve">. </w:t>
      </w:r>
      <w:hyperlink r:id="rId32" w:history="1">
        <w:r w:rsidRPr="008E5AB8">
          <w:rPr>
            <w:rStyle w:val="Hyperlink"/>
            <w:sz w:val="20"/>
            <w:szCs w:val="20"/>
            <w:lang w:val="en-NZ"/>
          </w:rPr>
          <w:t xml:space="preserve">WCPFC-SC8-2012/ SA-IP-15 </w:t>
        </w:r>
      </w:hyperlink>
      <w:r>
        <w:rPr>
          <w:sz w:val="20"/>
          <w:szCs w:val="20"/>
          <w:lang w:val="en-NZ"/>
        </w:rPr>
        <w:t xml:space="preserve"> </w:t>
      </w:r>
    </w:p>
    <w:p w14:paraId="3B73399B" w14:textId="44DDA7D9" w:rsidR="005B65F5" w:rsidRPr="0072377A" w:rsidRDefault="005B65F5" w:rsidP="005B65F5">
      <w:pPr>
        <w:rPr>
          <w:sz w:val="20"/>
          <w:szCs w:val="20"/>
          <w:lang w:val="en-NZ"/>
        </w:rPr>
      </w:pPr>
      <w:r w:rsidRPr="0072377A">
        <w:rPr>
          <w:sz w:val="20"/>
          <w:szCs w:val="20"/>
          <w:lang w:val="en-NZ"/>
        </w:rPr>
        <w:t>Farley, J., Clear, N., Kolody, D., Krusic-Golub, K., Eveson, P., Young, J. (2016) Determination of swordfish growth and maturity relevant to the southwest Pacific stock. Working Paper WCPFC-SC12-2016/ SA WP-11, 12th Regular Session of the Scientific Committee of the Western and Central Pacific Fisheries Commission. 3–11 August 2016. Bali, Indonesia.</w:t>
      </w:r>
    </w:p>
    <w:p w14:paraId="17BE07F6" w14:textId="0229D5AB" w:rsidR="005B65F5" w:rsidRPr="0072377A" w:rsidRDefault="00DF013B" w:rsidP="005B65F5">
      <w:pPr>
        <w:rPr>
          <w:sz w:val="20"/>
          <w:szCs w:val="20"/>
          <w:lang w:val="en-NZ"/>
        </w:rPr>
      </w:pPr>
      <w:r w:rsidRPr="0072377A">
        <w:rPr>
          <w:sz w:val="20"/>
          <w:szCs w:val="20"/>
          <w:lang w:val="en-NZ"/>
        </w:rPr>
        <w:t>He, X., Bigelow, K.A., Boggs, C. (1997</w:t>
      </w:r>
      <w:r w:rsidR="001C2EAE">
        <w:rPr>
          <w:sz w:val="20"/>
          <w:szCs w:val="20"/>
          <w:lang w:val="en-NZ"/>
        </w:rPr>
        <w:t>)</w:t>
      </w:r>
      <w:r w:rsidRPr="0072377A">
        <w:rPr>
          <w:sz w:val="20"/>
          <w:szCs w:val="20"/>
          <w:lang w:val="en-NZ"/>
        </w:rPr>
        <w:t xml:space="preserve"> </w:t>
      </w:r>
      <w:r w:rsidR="005B65F5" w:rsidRPr="0072377A">
        <w:rPr>
          <w:sz w:val="20"/>
          <w:szCs w:val="20"/>
          <w:lang w:val="en-NZ"/>
        </w:rPr>
        <w:t>Cluster analysis of longline sets and fishing strategies within the Hawaii-based fishery</w:t>
      </w:r>
      <w:r w:rsidRPr="0072377A">
        <w:rPr>
          <w:sz w:val="20"/>
          <w:szCs w:val="20"/>
          <w:lang w:val="en-NZ"/>
        </w:rPr>
        <w:t>. Fisheries Research 31; 147-158.</w:t>
      </w:r>
    </w:p>
    <w:p w14:paraId="6D7B3DDF" w14:textId="6F31BD2B" w:rsidR="00AC307F" w:rsidRPr="0072377A" w:rsidRDefault="00AC307F" w:rsidP="00AC307F">
      <w:pPr>
        <w:rPr>
          <w:sz w:val="20"/>
          <w:szCs w:val="20"/>
          <w:lang w:val="en-NZ"/>
        </w:rPr>
      </w:pPr>
      <w:r w:rsidRPr="0072377A">
        <w:rPr>
          <w:sz w:val="20"/>
          <w:szCs w:val="20"/>
          <w:lang w:val="en-NZ"/>
        </w:rPr>
        <w:t>Hsu</w:t>
      </w:r>
      <w:r w:rsidR="001C2EAE">
        <w:rPr>
          <w:sz w:val="20"/>
          <w:szCs w:val="20"/>
          <w:lang w:val="en-NZ"/>
        </w:rPr>
        <w:t xml:space="preserve">, </w:t>
      </w:r>
      <w:r w:rsidRPr="0072377A">
        <w:rPr>
          <w:sz w:val="20"/>
          <w:szCs w:val="20"/>
          <w:lang w:val="en-NZ"/>
        </w:rPr>
        <w:t>H</w:t>
      </w:r>
      <w:r w:rsidR="001C2EAE">
        <w:rPr>
          <w:sz w:val="20"/>
          <w:szCs w:val="20"/>
          <w:lang w:val="en-NZ"/>
        </w:rPr>
        <w:t>.</w:t>
      </w:r>
      <w:r w:rsidRPr="0072377A">
        <w:rPr>
          <w:sz w:val="20"/>
          <w:szCs w:val="20"/>
          <w:lang w:val="en-NZ"/>
        </w:rPr>
        <w:t>, Joung</w:t>
      </w:r>
      <w:r w:rsidR="001C2EAE">
        <w:rPr>
          <w:sz w:val="20"/>
          <w:szCs w:val="20"/>
          <w:lang w:val="en-NZ"/>
        </w:rPr>
        <w:t>,</w:t>
      </w:r>
      <w:r w:rsidRPr="0072377A">
        <w:rPr>
          <w:sz w:val="20"/>
          <w:szCs w:val="20"/>
          <w:lang w:val="en-NZ"/>
        </w:rPr>
        <w:t xml:space="preserve"> S</w:t>
      </w:r>
      <w:r w:rsidR="001C2EAE">
        <w:rPr>
          <w:sz w:val="20"/>
          <w:szCs w:val="20"/>
          <w:lang w:val="en-NZ"/>
        </w:rPr>
        <w:t>.</w:t>
      </w:r>
      <w:r w:rsidRPr="0072377A">
        <w:rPr>
          <w:sz w:val="20"/>
          <w:szCs w:val="20"/>
          <w:lang w:val="en-NZ"/>
        </w:rPr>
        <w:t>J</w:t>
      </w:r>
      <w:r w:rsidR="001C2EAE">
        <w:rPr>
          <w:sz w:val="20"/>
          <w:szCs w:val="20"/>
          <w:lang w:val="en-NZ"/>
        </w:rPr>
        <w:t>.</w:t>
      </w:r>
      <w:r w:rsidRPr="0072377A">
        <w:rPr>
          <w:sz w:val="20"/>
          <w:szCs w:val="20"/>
          <w:lang w:val="en-NZ"/>
        </w:rPr>
        <w:t>, Lyu</w:t>
      </w:r>
      <w:r w:rsidR="001C2EAE">
        <w:rPr>
          <w:sz w:val="20"/>
          <w:szCs w:val="20"/>
          <w:lang w:val="en-NZ"/>
        </w:rPr>
        <w:t>,</w:t>
      </w:r>
      <w:r w:rsidRPr="0072377A">
        <w:rPr>
          <w:sz w:val="20"/>
          <w:szCs w:val="20"/>
          <w:lang w:val="en-NZ"/>
        </w:rPr>
        <w:t xml:space="preserve"> G</w:t>
      </w:r>
      <w:r w:rsidR="001C2EAE">
        <w:rPr>
          <w:sz w:val="20"/>
          <w:szCs w:val="20"/>
          <w:lang w:val="en-NZ"/>
        </w:rPr>
        <w:t>.</w:t>
      </w:r>
      <w:r w:rsidRPr="0072377A">
        <w:rPr>
          <w:sz w:val="20"/>
          <w:szCs w:val="20"/>
          <w:lang w:val="en-NZ"/>
        </w:rPr>
        <w:t>T</w:t>
      </w:r>
      <w:r w:rsidR="001C2EAE">
        <w:rPr>
          <w:sz w:val="20"/>
          <w:szCs w:val="20"/>
          <w:lang w:val="en-NZ"/>
        </w:rPr>
        <w:t>.</w:t>
      </w:r>
      <w:r w:rsidRPr="0072377A">
        <w:rPr>
          <w:sz w:val="20"/>
          <w:szCs w:val="20"/>
          <w:lang w:val="en-NZ"/>
        </w:rPr>
        <w:t>, Liu</w:t>
      </w:r>
      <w:r w:rsidR="001C2EAE">
        <w:rPr>
          <w:sz w:val="20"/>
          <w:szCs w:val="20"/>
          <w:lang w:val="en-NZ"/>
        </w:rPr>
        <w:t>,</w:t>
      </w:r>
      <w:r w:rsidRPr="0072377A">
        <w:rPr>
          <w:sz w:val="20"/>
          <w:szCs w:val="20"/>
          <w:lang w:val="en-NZ"/>
        </w:rPr>
        <w:t xml:space="preserve"> K</w:t>
      </w:r>
      <w:r w:rsidR="001C2EAE">
        <w:rPr>
          <w:sz w:val="20"/>
          <w:szCs w:val="20"/>
          <w:lang w:val="en-NZ"/>
        </w:rPr>
        <w:t>.</w:t>
      </w:r>
      <w:r w:rsidRPr="0072377A">
        <w:rPr>
          <w:sz w:val="20"/>
          <w:szCs w:val="20"/>
          <w:lang w:val="en-NZ"/>
        </w:rPr>
        <w:t>M</w:t>
      </w:r>
      <w:r w:rsidR="001C2EAE">
        <w:rPr>
          <w:sz w:val="20"/>
          <w:szCs w:val="20"/>
          <w:lang w:val="en-NZ"/>
        </w:rPr>
        <w:t>.</w:t>
      </w:r>
      <w:r w:rsidRPr="0072377A">
        <w:rPr>
          <w:sz w:val="20"/>
          <w:szCs w:val="20"/>
          <w:lang w:val="en-NZ"/>
        </w:rPr>
        <w:t>, Huang</w:t>
      </w:r>
      <w:r w:rsidR="001C2EAE">
        <w:rPr>
          <w:sz w:val="20"/>
          <w:szCs w:val="20"/>
          <w:lang w:val="en-NZ"/>
        </w:rPr>
        <w:t>,</w:t>
      </w:r>
      <w:r w:rsidRPr="0072377A">
        <w:rPr>
          <w:sz w:val="20"/>
          <w:szCs w:val="20"/>
          <w:lang w:val="en-NZ"/>
        </w:rPr>
        <w:t xml:space="preserve"> C</w:t>
      </w:r>
      <w:r w:rsidR="001C2EAE">
        <w:rPr>
          <w:sz w:val="20"/>
          <w:szCs w:val="20"/>
          <w:lang w:val="en-NZ"/>
        </w:rPr>
        <w:t>.</w:t>
      </w:r>
      <w:r w:rsidRPr="0072377A">
        <w:rPr>
          <w:sz w:val="20"/>
          <w:szCs w:val="20"/>
          <w:lang w:val="en-NZ"/>
        </w:rPr>
        <w:t>C</w:t>
      </w:r>
      <w:r w:rsidR="001C2EAE">
        <w:rPr>
          <w:sz w:val="20"/>
          <w:szCs w:val="20"/>
          <w:lang w:val="en-NZ"/>
        </w:rPr>
        <w:t>.</w:t>
      </w:r>
      <w:r w:rsidRPr="0072377A">
        <w:rPr>
          <w:sz w:val="20"/>
          <w:szCs w:val="20"/>
          <w:lang w:val="en-NZ"/>
        </w:rPr>
        <w:t xml:space="preserve"> (2011) Age and growth of the blue shark, </w:t>
      </w:r>
      <w:r w:rsidRPr="0072377A">
        <w:rPr>
          <w:i/>
          <w:iCs/>
          <w:sz w:val="20"/>
          <w:szCs w:val="20"/>
          <w:lang w:val="en-NZ"/>
        </w:rPr>
        <w:t>Prionace glauca</w:t>
      </w:r>
      <w:r w:rsidRPr="0072377A">
        <w:rPr>
          <w:sz w:val="20"/>
          <w:szCs w:val="20"/>
          <w:lang w:val="en-NZ"/>
        </w:rPr>
        <w:t>, in the northwest Pacific. ISC/11/SHARKWG‐2/INFO02</w:t>
      </w:r>
    </w:p>
    <w:p w14:paraId="775AE0C7" w14:textId="5D32B4F8" w:rsidR="00DF013B" w:rsidRPr="0072377A" w:rsidRDefault="00DF013B" w:rsidP="00DF013B">
      <w:pPr>
        <w:rPr>
          <w:sz w:val="20"/>
          <w:szCs w:val="20"/>
          <w:lang w:val="en-NZ"/>
        </w:rPr>
      </w:pPr>
      <w:r w:rsidRPr="0072377A">
        <w:rPr>
          <w:sz w:val="20"/>
          <w:szCs w:val="20"/>
          <w:lang w:val="en-NZ"/>
        </w:rPr>
        <w:t xml:space="preserve">Lennert-Cody, C.E., Minami, M., Tomlinson, P.K., Maunder, M.N. </w:t>
      </w:r>
      <w:r w:rsidR="001C2EAE">
        <w:rPr>
          <w:sz w:val="20"/>
          <w:szCs w:val="20"/>
          <w:lang w:val="en-NZ"/>
        </w:rPr>
        <w:t>(</w:t>
      </w:r>
      <w:r w:rsidRPr="0072377A">
        <w:rPr>
          <w:sz w:val="20"/>
          <w:szCs w:val="20"/>
          <w:lang w:val="en-NZ"/>
        </w:rPr>
        <w:t>201</w:t>
      </w:r>
      <w:r w:rsidR="001C2EAE">
        <w:rPr>
          <w:sz w:val="20"/>
          <w:szCs w:val="20"/>
          <w:lang w:val="en-NZ"/>
        </w:rPr>
        <w:t>0)</w:t>
      </w:r>
      <w:r w:rsidRPr="0072377A">
        <w:rPr>
          <w:sz w:val="20"/>
          <w:szCs w:val="20"/>
          <w:lang w:val="en-NZ"/>
        </w:rPr>
        <w:t xml:space="preserve"> Exploratory analysis of spatial-temporal patterns in lengthfrequency data: An example of distributional regression trees. Fisheries Research 102: 323-326.</w:t>
      </w:r>
    </w:p>
    <w:p w14:paraId="7F8C20CF" w14:textId="46EF0F0D" w:rsidR="005B65F5" w:rsidRPr="0072377A" w:rsidRDefault="00DF013B" w:rsidP="00C61A7A">
      <w:pPr>
        <w:rPr>
          <w:sz w:val="20"/>
          <w:szCs w:val="20"/>
          <w:lang w:val="en-NZ"/>
        </w:rPr>
      </w:pPr>
      <w:r w:rsidRPr="0072377A">
        <w:rPr>
          <w:sz w:val="20"/>
          <w:szCs w:val="20"/>
          <w:lang w:val="en-NZ"/>
        </w:rPr>
        <w:t xml:space="preserve">Lennert-Cody, C.E., Maunder, M.N., Aires-da-Silva, A., Minami, M. </w:t>
      </w:r>
      <w:r w:rsidR="001C2EAE">
        <w:rPr>
          <w:sz w:val="20"/>
          <w:szCs w:val="20"/>
          <w:lang w:val="en-NZ"/>
        </w:rPr>
        <w:t>(</w:t>
      </w:r>
      <w:r w:rsidRPr="0072377A">
        <w:rPr>
          <w:sz w:val="20"/>
          <w:szCs w:val="20"/>
          <w:lang w:val="en-NZ"/>
        </w:rPr>
        <w:t>2013</w:t>
      </w:r>
      <w:r w:rsidR="001C2EAE">
        <w:rPr>
          <w:sz w:val="20"/>
          <w:szCs w:val="20"/>
          <w:lang w:val="en-NZ"/>
        </w:rPr>
        <w:t>)</w:t>
      </w:r>
      <w:r w:rsidRPr="0072377A">
        <w:rPr>
          <w:sz w:val="20"/>
          <w:szCs w:val="20"/>
          <w:lang w:val="en-NZ"/>
        </w:rPr>
        <w:t xml:space="preserve"> Defining population spatial units: simultaneous analysis of frequency distributions and time series. Fisheries Research 139: 85-92</w:t>
      </w:r>
    </w:p>
    <w:p w14:paraId="419C3BA7" w14:textId="79BE5115" w:rsidR="00AC307F" w:rsidRPr="0072377A" w:rsidRDefault="002F6467" w:rsidP="005B65F5">
      <w:pPr>
        <w:rPr>
          <w:sz w:val="20"/>
          <w:szCs w:val="20"/>
          <w:lang w:val="en-NZ"/>
        </w:rPr>
      </w:pPr>
      <w:r w:rsidRPr="0072377A">
        <w:rPr>
          <w:sz w:val="20"/>
          <w:szCs w:val="20"/>
          <w:lang w:val="en-NZ"/>
        </w:rPr>
        <w:t xml:space="preserve">Mangel, M., Brodziak, J., and DiNardo, G. 2010. Reproductive ecology and scientific inference of steepness: a fundamental metric of population dynamics and strategic fisheries management Fish </w:t>
      </w:r>
      <w:r w:rsidR="001C2EAE">
        <w:rPr>
          <w:sz w:val="20"/>
          <w:szCs w:val="20"/>
          <w:lang w:val="en-NZ"/>
        </w:rPr>
        <w:t xml:space="preserve">and </w:t>
      </w:r>
      <w:r w:rsidRPr="0072377A">
        <w:rPr>
          <w:sz w:val="20"/>
          <w:szCs w:val="20"/>
          <w:lang w:val="en-NZ"/>
        </w:rPr>
        <w:t>Fish</w:t>
      </w:r>
      <w:r w:rsidR="001C2EAE">
        <w:rPr>
          <w:sz w:val="20"/>
          <w:szCs w:val="20"/>
          <w:lang w:val="en-NZ"/>
        </w:rPr>
        <w:t>eries</w:t>
      </w:r>
      <w:r w:rsidRPr="0072377A">
        <w:rPr>
          <w:sz w:val="20"/>
          <w:szCs w:val="20"/>
          <w:lang w:val="en-NZ"/>
        </w:rPr>
        <w:t xml:space="preserve"> 11: 89–104. doi:10.1111/j.1467-2979.2009.00345.x</w:t>
      </w:r>
    </w:p>
    <w:p w14:paraId="3231BC74" w14:textId="03940271" w:rsidR="00AC307F" w:rsidRDefault="00AC307F" w:rsidP="005B65F5">
      <w:pPr>
        <w:rPr>
          <w:sz w:val="20"/>
          <w:szCs w:val="20"/>
          <w:lang w:val="en-NZ"/>
        </w:rPr>
      </w:pPr>
      <w:r w:rsidRPr="0072377A">
        <w:rPr>
          <w:sz w:val="20"/>
          <w:szCs w:val="20"/>
          <w:lang w:val="en-NZ"/>
        </w:rPr>
        <w:t>Moore, B. (2020) Biology, stock structure, fisheries and status of swordfish</w:t>
      </w:r>
      <w:r w:rsidRPr="0072377A">
        <w:rPr>
          <w:i/>
          <w:iCs/>
          <w:sz w:val="20"/>
          <w:szCs w:val="20"/>
          <w:lang w:val="en-NZ"/>
        </w:rPr>
        <w:t>, Xiphias gladius</w:t>
      </w:r>
      <w:r w:rsidRPr="0072377A">
        <w:rPr>
          <w:sz w:val="20"/>
          <w:szCs w:val="20"/>
          <w:lang w:val="en-NZ"/>
        </w:rPr>
        <w:t>, in the Pacific Ocean - a review.</w:t>
      </w:r>
      <w:r w:rsidR="0072377A" w:rsidRPr="0072377A">
        <w:rPr>
          <w:sz w:val="20"/>
          <w:szCs w:val="20"/>
          <w:lang w:val="en-NZ"/>
        </w:rPr>
        <w:t xml:space="preserve"> Report for The Pacific Community (SPC). 46 pp</w:t>
      </w:r>
    </w:p>
    <w:p w14:paraId="5979E720" w14:textId="3E066E9B" w:rsidR="0072377A" w:rsidRPr="0072377A" w:rsidRDefault="0072377A" w:rsidP="005B65F5">
      <w:pPr>
        <w:rPr>
          <w:sz w:val="20"/>
          <w:szCs w:val="20"/>
          <w:lang w:val="en-NZ"/>
        </w:rPr>
      </w:pPr>
      <w:r w:rsidRPr="0072377A">
        <w:rPr>
          <w:sz w:val="20"/>
          <w:szCs w:val="20"/>
          <w:lang w:val="en-NZ"/>
        </w:rPr>
        <w:t>Neubauer</w:t>
      </w:r>
      <w:r w:rsidR="001C2EAE">
        <w:rPr>
          <w:sz w:val="20"/>
          <w:szCs w:val="20"/>
          <w:lang w:val="en-NZ"/>
        </w:rPr>
        <w:t>, P.,</w:t>
      </w:r>
      <w:r w:rsidRPr="0072377A">
        <w:rPr>
          <w:sz w:val="20"/>
          <w:szCs w:val="20"/>
          <w:lang w:val="en-NZ"/>
        </w:rPr>
        <w:t xml:space="preserve"> Richard</w:t>
      </w:r>
      <w:r w:rsidR="001C2EAE">
        <w:rPr>
          <w:sz w:val="20"/>
          <w:szCs w:val="20"/>
          <w:lang w:val="en-NZ"/>
        </w:rPr>
        <w:t xml:space="preserve">, Y., </w:t>
      </w:r>
      <w:r w:rsidRPr="0072377A">
        <w:rPr>
          <w:sz w:val="20"/>
          <w:szCs w:val="20"/>
          <w:lang w:val="en-NZ"/>
        </w:rPr>
        <w:t>Tremblay-Boyer</w:t>
      </w:r>
      <w:r w:rsidR="001C2EAE">
        <w:rPr>
          <w:sz w:val="20"/>
          <w:szCs w:val="20"/>
          <w:lang w:val="en-NZ"/>
        </w:rPr>
        <w:t>, L</w:t>
      </w:r>
      <w:r w:rsidRPr="0072377A">
        <w:rPr>
          <w:sz w:val="20"/>
          <w:szCs w:val="20"/>
          <w:lang w:val="en-NZ"/>
        </w:rPr>
        <w:t>. (2019) Alternative assessment methods for oceanic whitetip shark. WCPFC-SC15-2019/SA-WP-13. Report to the Western and Central Pacific Fisheries Commission Scientific Committee. Fifteenth Regular Session, 12–20 August 2019, Pohnpei, Federated States of Micronesia.</w:t>
      </w:r>
    </w:p>
    <w:p w14:paraId="14F79C85" w14:textId="108E4000" w:rsidR="00AC307F" w:rsidRPr="0072377A" w:rsidRDefault="00AC307F" w:rsidP="005B65F5">
      <w:pPr>
        <w:rPr>
          <w:sz w:val="20"/>
          <w:szCs w:val="20"/>
          <w:lang w:val="en-NZ"/>
        </w:rPr>
      </w:pPr>
      <w:r w:rsidRPr="0072377A">
        <w:rPr>
          <w:sz w:val="20"/>
          <w:szCs w:val="20"/>
          <w:lang w:val="en-NZ"/>
        </w:rPr>
        <w:t>Senina, I.N., Lehodey, P., Hampton, J. and Sibert, J. (2020) Quantitative modelling of the spatial dynamics of South Pacific and Atlantic albacore tuna populations, Deep Sea Research Part II: Topical Studies in Oceanography 175:</w:t>
      </w:r>
      <w:r w:rsidRPr="0072377A">
        <w:rPr>
          <w:sz w:val="20"/>
          <w:szCs w:val="20"/>
        </w:rPr>
        <w:t xml:space="preserve"> 104667. </w:t>
      </w:r>
      <w:r w:rsidRPr="0072377A">
        <w:rPr>
          <w:sz w:val="20"/>
          <w:szCs w:val="20"/>
          <w:lang w:val="en-NZ"/>
        </w:rPr>
        <w:t>https://doi.org/10.1016/j.dsr2.2019.104667.</w:t>
      </w:r>
    </w:p>
    <w:p w14:paraId="7D375241" w14:textId="49CA31FF" w:rsidR="003E7AFC" w:rsidRPr="0072377A" w:rsidRDefault="005B65F5" w:rsidP="005B65F5">
      <w:pPr>
        <w:rPr>
          <w:sz w:val="20"/>
          <w:szCs w:val="20"/>
          <w:lang w:val="en-NZ"/>
        </w:rPr>
      </w:pPr>
      <w:r w:rsidRPr="0072377A">
        <w:rPr>
          <w:sz w:val="20"/>
          <w:szCs w:val="20"/>
          <w:lang w:val="en-NZ"/>
        </w:rPr>
        <w:t>Takeuchi, Y., Pilling, G.</w:t>
      </w:r>
      <w:r w:rsidR="001C2EAE">
        <w:rPr>
          <w:sz w:val="20"/>
          <w:szCs w:val="20"/>
          <w:lang w:val="en-NZ"/>
        </w:rPr>
        <w:t xml:space="preserve">, </w:t>
      </w:r>
      <w:r w:rsidRPr="0072377A">
        <w:rPr>
          <w:sz w:val="20"/>
          <w:szCs w:val="20"/>
          <w:lang w:val="en-NZ"/>
        </w:rPr>
        <w:t>Hampton, J. (2017) Stock assessment of swordfish (Xiphias gladius) in the southwest Pacific Ocean. Working Paper SC13-SA-WP-13, 13th Regular Session of the Scientific Committee of the Western and Central Pacific Fisheries Commission. 9–17 August 2017, Rarotonga, Cook Islands.</w:t>
      </w:r>
    </w:p>
    <w:p w14:paraId="074D0080" w14:textId="3B562868" w:rsidR="00DF013B" w:rsidRPr="0072377A" w:rsidRDefault="00DF013B" w:rsidP="005B65F5">
      <w:pPr>
        <w:rPr>
          <w:sz w:val="20"/>
          <w:szCs w:val="20"/>
          <w:lang w:val="en-NZ"/>
        </w:rPr>
      </w:pPr>
      <w:r w:rsidRPr="0072377A">
        <w:rPr>
          <w:sz w:val="20"/>
          <w:szCs w:val="20"/>
          <w:lang w:val="en-NZ"/>
        </w:rPr>
        <w:t>Then, A.Y., Hoenig,</w:t>
      </w:r>
      <w:r w:rsidR="001C2EAE" w:rsidRPr="001C2EAE">
        <w:rPr>
          <w:sz w:val="20"/>
          <w:szCs w:val="20"/>
          <w:lang w:val="en-NZ"/>
        </w:rPr>
        <w:t xml:space="preserve"> </w:t>
      </w:r>
      <w:r w:rsidR="001C2EAE" w:rsidRPr="0072377A">
        <w:rPr>
          <w:sz w:val="20"/>
          <w:szCs w:val="20"/>
          <w:lang w:val="en-NZ"/>
        </w:rPr>
        <w:t>J.M.</w:t>
      </w:r>
      <w:r w:rsidR="001C2EAE">
        <w:rPr>
          <w:sz w:val="20"/>
          <w:szCs w:val="20"/>
          <w:lang w:val="en-NZ"/>
        </w:rPr>
        <w:t>,</w:t>
      </w:r>
      <w:r w:rsidRPr="0072377A">
        <w:rPr>
          <w:sz w:val="20"/>
          <w:szCs w:val="20"/>
          <w:lang w:val="en-NZ"/>
        </w:rPr>
        <w:t xml:space="preserve"> Hall</w:t>
      </w:r>
      <w:r w:rsidR="001C2EAE">
        <w:rPr>
          <w:sz w:val="20"/>
          <w:szCs w:val="20"/>
          <w:lang w:val="en-NZ"/>
        </w:rPr>
        <w:t>, N.G.,</w:t>
      </w:r>
      <w:r w:rsidRPr="0072377A">
        <w:rPr>
          <w:sz w:val="20"/>
          <w:szCs w:val="20"/>
          <w:lang w:val="en-NZ"/>
        </w:rPr>
        <w:t xml:space="preserve"> Hewitt</w:t>
      </w:r>
      <w:r w:rsidR="001C2EAE">
        <w:rPr>
          <w:sz w:val="20"/>
          <w:szCs w:val="20"/>
          <w:lang w:val="en-NZ"/>
        </w:rPr>
        <w:t>, D.A.</w:t>
      </w:r>
      <w:r w:rsidRPr="0072377A">
        <w:rPr>
          <w:sz w:val="20"/>
          <w:szCs w:val="20"/>
          <w:lang w:val="en-NZ"/>
        </w:rPr>
        <w:t xml:space="preserve"> </w:t>
      </w:r>
      <w:r w:rsidR="001C2EAE">
        <w:rPr>
          <w:sz w:val="20"/>
          <w:szCs w:val="20"/>
          <w:lang w:val="en-NZ"/>
        </w:rPr>
        <w:t>(</w:t>
      </w:r>
      <w:r w:rsidRPr="0072377A">
        <w:rPr>
          <w:sz w:val="20"/>
          <w:szCs w:val="20"/>
          <w:lang w:val="en-NZ"/>
        </w:rPr>
        <w:t>2015</w:t>
      </w:r>
      <w:r w:rsidR="001C2EAE">
        <w:rPr>
          <w:sz w:val="20"/>
          <w:szCs w:val="20"/>
          <w:lang w:val="en-NZ"/>
        </w:rPr>
        <w:t>)</w:t>
      </w:r>
      <w:r w:rsidRPr="0072377A">
        <w:rPr>
          <w:sz w:val="20"/>
          <w:szCs w:val="20"/>
          <w:lang w:val="en-NZ"/>
        </w:rPr>
        <w:t xml:space="preserve"> Evaluating the predictive performance of empirical estimators of natural mortality rate using information on over 200 fish species. ICES Journal of Marine Science 72 (1): 82-92. doi: 10.1093/icesjms/fsu136</w:t>
      </w:r>
    </w:p>
    <w:p w14:paraId="27E0B566" w14:textId="4FCCCFB2" w:rsidR="003E7AFC" w:rsidRPr="0072377A" w:rsidRDefault="005B65F5" w:rsidP="003E7AFC">
      <w:pPr>
        <w:rPr>
          <w:sz w:val="20"/>
          <w:szCs w:val="20"/>
          <w:lang w:val="en-NZ"/>
        </w:rPr>
      </w:pPr>
      <w:r w:rsidRPr="0072377A">
        <w:rPr>
          <w:sz w:val="20"/>
          <w:szCs w:val="20"/>
          <w:lang w:val="en-NZ"/>
        </w:rPr>
        <w:t>Thorson, J</w:t>
      </w:r>
      <w:r w:rsidR="001C2EAE">
        <w:rPr>
          <w:sz w:val="20"/>
          <w:szCs w:val="20"/>
          <w:lang w:val="en-NZ"/>
        </w:rPr>
        <w:t>.</w:t>
      </w:r>
      <w:r w:rsidRPr="0072377A">
        <w:rPr>
          <w:sz w:val="20"/>
          <w:szCs w:val="20"/>
          <w:lang w:val="en-NZ"/>
        </w:rPr>
        <w:t>T</w:t>
      </w:r>
      <w:r w:rsidR="001C2EAE">
        <w:rPr>
          <w:sz w:val="20"/>
          <w:szCs w:val="20"/>
          <w:lang w:val="en-NZ"/>
        </w:rPr>
        <w:t>.</w:t>
      </w:r>
      <w:r w:rsidRPr="0072377A">
        <w:rPr>
          <w:sz w:val="20"/>
          <w:szCs w:val="20"/>
          <w:lang w:val="en-NZ"/>
        </w:rPr>
        <w:t>, Munch, S</w:t>
      </w:r>
      <w:r w:rsidR="001C2EAE">
        <w:rPr>
          <w:sz w:val="20"/>
          <w:szCs w:val="20"/>
          <w:lang w:val="en-NZ"/>
        </w:rPr>
        <w:t>.</w:t>
      </w:r>
      <w:r w:rsidRPr="0072377A">
        <w:rPr>
          <w:sz w:val="20"/>
          <w:szCs w:val="20"/>
          <w:lang w:val="en-NZ"/>
        </w:rPr>
        <w:t>B</w:t>
      </w:r>
      <w:r w:rsidR="001C2EAE">
        <w:rPr>
          <w:sz w:val="20"/>
          <w:szCs w:val="20"/>
          <w:lang w:val="en-NZ"/>
        </w:rPr>
        <w:t>.</w:t>
      </w:r>
      <w:r w:rsidRPr="0072377A">
        <w:rPr>
          <w:sz w:val="20"/>
          <w:szCs w:val="20"/>
          <w:lang w:val="en-NZ"/>
        </w:rPr>
        <w:t>, Cope, J</w:t>
      </w:r>
      <w:r w:rsidR="001C2EAE">
        <w:rPr>
          <w:sz w:val="20"/>
          <w:szCs w:val="20"/>
          <w:lang w:val="en-NZ"/>
        </w:rPr>
        <w:t>.</w:t>
      </w:r>
      <w:r w:rsidRPr="0072377A">
        <w:rPr>
          <w:sz w:val="20"/>
          <w:szCs w:val="20"/>
          <w:lang w:val="en-NZ"/>
        </w:rPr>
        <w:t>M</w:t>
      </w:r>
      <w:r w:rsidR="001C2EAE">
        <w:rPr>
          <w:sz w:val="20"/>
          <w:szCs w:val="20"/>
          <w:lang w:val="en-NZ"/>
        </w:rPr>
        <w:t>.</w:t>
      </w:r>
      <w:r w:rsidRPr="0072377A">
        <w:rPr>
          <w:sz w:val="20"/>
          <w:szCs w:val="20"/>
          <w:lang w:val="en-NZ"/>
        </w:rPr>
        <w:t>, and Gao, J</w:t>
      </w:r>
      <w:r w:rsidR="001C2EAE">
        <w:rPr>
          <w:sz w:val="20"/>
          <w:szCs w:val="20"/>
          <w:lang w:val="en-NZ"/>
        </w:rPr>
        <w:t>.</w:t>
      </w:r>
      <w:r w:rsidRPr="0072377A">
        <w:rPr>
          <w:sz w:val="20"/>
          <w:szCs w:val="20"/>
          <w:lang w:val="en-NZ"/>
        </w:rPr>
        <w:t xml:space="preserve"> (2017) Predicting life history parameters for all fishes worldwide. Ecological Applications. 27: 2262-2276. </w:t>
      </w:r>
      <w:hyperlink r:id="rId33" w:history="1">
        <w:r w:rsidR="00DF013B" w:rsidRPr="0072377A">
          <w:rPr>
            <w:rStyle w:val="Hyperlink"/>
            <w:sz w:val="20"/>
            <w:szCs w:val="20"/>
            <w:lang w:val="en-NZ"/>
          </w:rPr>
          <w:t>https://doi.org/10.1002/eap.1606</w:t>
        </w:r>
      </w:hyperlink>
    </w:p>
    <w:p w14:paraId="2F630879" w14:textId="610B6F27" w:rsidR="00DF013B" w:rsidRPr="0072377A" w:rsidRDefault="00DF013B" w:rsidP="00DF013B">
      <w:pPr>
        <w:rPr>
          <w:sz w:val="20"/>
          <w:szCs w:val="20"/>
          <w:lang w:val="en-NZ"/>
        </w:rPr>
      </w:pPr>
      <w:r w:rsidRPr="0072377A">
        <w:rPr>
          <w:sz w:val="20"/>
          <w:szCs w:val="20"/>
          <w:lang w:val="en-NZ"/>
        </w:rPr>
        <w:t>Tremblay-Boyer, L., Hampton, J., McKechnie, S., P</w:t>
      </w:r>
      <w:r w:rsidR="00A36991">
        <w:rPr>
          <w:sz w:val="20"/>
          <w:szCs w:val="20"/>
          <w:lang w:val="en-NZ"/>
        </w:rPr>
        <w:t>illing,</w:t>
      </w:r>
      <w:r w:rsidRPr="0072377A">
        <w:rPr>
          <w:sz w:val="20"/>
          <w:szCs w:val="20"/>
          <w:lang w:val="en-NZ"/>
        </w:rPr>
        <w:t xml:space="preserve"> G. (2018)</w:t>
      </w:r>
      <w:r w:rsidR="00A36991">
        <w:rPr>
          <w:sz w:val="20"/>
          <w:szCs w:val="20"/>
          <w:lang w:val="en-NZ"/>
        </w:rPr>
        <w:t xml:space="preserve"> </w:t>
      </w:r>
      <w:r w:rsidRPr="0072377A">
        <w:rPr>
          <w:sz w:val="20"/>
          <w:szCs w:val="20"/>
          <w:lang w:val="en-NZ"/>
        </w:rPr>
        <w:t>Stock assessment of South Pacific albacore tuna in the Western and Central Pacific Ocean. Report to the Western and Central Pacific Fisheries Commission Scientific Committee, WCPFC-SC14-2018/SA-WP-05.</w:t>
      </w:r>
    </w:p>
    <w:p w14:paraId="3A613886" w14:textId="65B5C721" w:rsidR="00DF013B" w:rsidRPr="0072377A" w:rsidRDefault="00DF013B" w:rsidP="00DF013B">
      <w:pPr>
        <w:rPr>
          <w:sz w:val="20"/>
          <w:szCs w:val="20"/>
          <w:lang w:val="en-NZ"/>
        </w:rPr>
      </w:pPr>
      <w:r w:rsidRPr="0072377A">
        <w:rPr>
          <w:sz w:val="20"/>
          <w:szCs w:val="20"/>
          <w:lang w:val="en-NZ"/>
        </w:rPr>
        <w:t>Tremblay-Boyer, L., Carvalho, F., Neubauer, P., Pilling, G. (2019) Stock assessment for oceanic whitetip shark in the Western and Central Pacific Ocean. Report to the Western and Central Pacific Fisheries Commission Scientific Committee. WCPFC-SC15-2019/SA-WP-06</w:t>
      </w:r>
      <w:r w:rsidR="00A36991">
        <w:rPr>
          <w:sz w:val="20"/>
          <w:szCs w:val="20"/>
          <w:lang w:val="en-NZ"/>
        </w:rPr>
        <w:t>.</w:t>
      </w:r>
    </w:p>
    <w:p w14:paraId="4A529650" w14:textId="33B2E2A7" w:rsidR="00DF013B" w:rsidRPr="0072377A" w:rsidRDefault="00A36991" w:rsidP="003E7AFC">
      <w:pPr>
        <w:rPr>
          <w:sz w:val="20"/>
          <w:szCs w:val="20"/>
          <w:lang w:val="en-NZ"/>
        </w:rPr>
      </w:pPr>
      <w:r w:rsidRPr="00A36991">
        <w:rPr>
          <w:sz w:val="20"/>
          <w:szCs w:val="20"/>
          <w:lang w:val="en-NZ"/>
        </w:rPr>
        <w:t>Tremblay-Boyer, L., Neubauer, P. (2019) Historical catch reconstruction and CPUE standardization for the stock assessment of oceanic whitetip shark in the Western and Central Pacific Ocean. Technical Report SC15-SA-IP-17, WCPFC.</w:t>
      </w:r>
    </w:p>
    <w:p w14:paraId="601B4A07" w14:textId="11F3D86B" w:rsidR="003E7AFC" w:rsidRPr="0072377A" w:rsidRDefault="003E7AFC" w:rsidP="003E7AFC">
      <w:pPr>
        <w:rPr>
          <w:sz w:val="20"/>
          <w:szCs w:val="20"/>
          <w:lang w:val="en-NZ"/>
        </w:rPr>
      </w:pPr>
    </w:p>
    <w:p w14:paraId="52C24D99" w14:textId="0327C06D" w:rsidR="003E7AFC" w:rsidRPr="0072377A" w:rsidRDefault="003E7AFC" w:rsidP="003E7AFC">
      <w:pPr>
        <w:rPr>
          <w:sz w:val="20"/>
          <w:szCs w:val="20"/>
          <w:lang w:val="en-NZ"/>
        </w:rPr>
      </w:pPr>
    </w:p>
    <w:p w14:paraId="270DC0E8" w14:textId="55AE5DAC" w:rsidR="003E7AFC" w:rsidRPr="0072377A" w:rsidRDefault="003E7AFC" w:rsidP="003E7AFC">
      <w:pPr>
        <w:rPr>
          <w:sz w:val="20"/>
          <w:szCs w:val="20"/>
          <w:lang w:val="en-NZ"/>
        </w:rPr>
      </w:pPr>
    </w:p>
    <w:p w14:paraId="1D4C74B7" w14:textId="1926532B" w:rsidR="003E7AFC" w:rsidRPr="0072377A" w:rsidRDefault="003E7AFC" w:rsidP="003E7AFC">
      <w:pPr>
        <w:rPr>
          <w:sz w:val="20"/>
          <w:szCs w:val="20"/>
          <w:lang w:val="en-NZ"/>
        </w:rPr>
      </w:pPr>
    </w:p>
    <w:p w14:paraId="6E51656C" w14:textId="43ACC10B" w:rsidR="003E7AFC" w:rsidRPr="0072377A" w:rsidRDefault="003E7AFC" w:rsidP="003E7AFC">
      <w:pPr>
        <w:rPr>
          <w:sz w:val="20"/>
          <w:szCs w:val="20"/>
          <w:lang w:val="en-NZ"/>
        </w:rPr>
      </w:pPr>
    </w:p>
    <w:p w14:paraId="5576908C" w14:textId="409424A0" w:rsidR="003E7AFC" w:rsidRPr="0072377A" w:rsidRDefault="003E7AFC" w:rsidP="003E7AFC">
      <w:pPr>
        <w:rPr>
          <w:sz w:val="20"/>
          <w:szCs w:val="20"/>
          <w:lang w:val="en-NZ"/>
        </w:rPr>
      </w:pPr>
    </w:p>
    <w:p w14:paraId="0E4DD8D5" w14:textId="5B841A86" w:rsidR="003E7AFC" w:rsidRPr="0072377A" w:rsidRDefault="003E7AFC" w:rsidP="003E7AFC">
      <w:pPr>
        <w:rPr>
          <w:sz w:val="20"/>
          <w:szCs w:val="20"/>
          <w:lang w:val="en-NZ"/>
        </w:rPr>
      </w:pPr>
    </w:p>
    <w:p w14:paraId="75FA7AE4" w14:textId="25497278" w:rsidR="003E7AFC" w:rsidRPr="0072377A" w:rsidRDefault="003E7AFC" w:rsidP="003E7AFC">
      <w:pPr>
        <w:rPr>
          <w:sz w:val="20"/>
          <w:szCs w:val="20"/>
          <w:lang w:val="en-NZ"/>
        </w:rPr>
      </w:pPr>
    </w:p>
    <w:p w14:paraId="0DB91FF7" w14:textId="120C0D51" w:rsidR="003E7AFC" w:rsidRPr="0072377A" w:rsidRDefault="003E7AFC" w:rsidP="003E7AFC">
      <w:pPr>
        <w:rPr>
          <w:sz w:val="20"/>
          <w:szCs w:val="20"/>
          <w:lang w:val="en-NZ"/>
        </w:rPr>
      </w:pPr>
    </w:p>
    <w:p w14:paraId="736793F2" w14:textId="67A39B9B" w:rsidR="003E7AFC" w:rsidRPr="0072377A" w:rsidRDefault="003E7AFC" w:rsidP="003E7AFC">
      <w:pPr>
        <w:rPr>
          <w:sz w:val="20"/>
          <w:szCs w:val="20"/>
          <w:lang w:val="en-NZ"/>
        </w:rPr>
      </w:pPr>
    </w:p>
    <w:p w14:paraId="0A956A58" w14:textId="211D6E10" w:rsidR="003E7AFC" w:rsidRPr="0072377A" w:rsidRDefault="003E7AFC" w:rsidP="003E7AFC">
      <w:pPr>
        <w:rPr>
          <w:sz w:val="20"/>
          <w:szCs w:val="20"/>
          <w:lang w:val="en-NZ"/>
        </w:rPr>
      </w:pPr>
    </w:p>
    <w:p w14:paraId="01142938" w14:textId="7D7DEECE" w:rsidR="003E7AFC" w:rsidRPr="0072377A" w:rsidRDefault="003E7AFC" w:rsidP="003E7AFC">
      <w:pPr>
        <w:rPr>
          <w:sz w:val="20"/>
          <w:szCs w:val="20"/>
          <w:lang w:val="en-NZ"/>
        </w:rPr>
      </w:pPr>
    </w:p>
    <w:p w14:paraId="633F4E25" w14:textId="0EA5C9D2" w:rsidR="003E7AFC" w:rsidRPr="0072377A" w:rsidRDefault="003E7AFC" w:rsidP="003E7AFC">
      <w:pPr>
        <w:rPr>
          <w:sz w:val="20"/>
          <w:szCs w:val="20"/>
          <w:lang w:val="en-NZ"/>
        </w:rPr>
      </w:pPr>
    </w:p>
    <w:p w14:paraId="093C31BE" w14:textId="654CFF31" w:rsidR="003E7AFC" w:rsidRPr="0072377A" w:rsidRDefault="003E7AFC" w:rsidP="003E7AFC">
      <w:pPr>
        <w:rPr>
          <w:sz w:val="20"/>
          <w:szCs w:val="20"/>
          <w:lang w:val="en-NZ"/>
        </w:rPr>
      </w:pPr>
    </w:p>
    <w:p w14:paraId="55E6EB58" w14:textId="16DF6211" w:rsidR="003E7AFC" w:rsidRPr="0072377A" w:rsidRDefault="003E7AFC" w:rsidP="003E7AFC">
      <w:pPr>
        <w:rPr>
          <w:sz w:val="20"/>
          <w:szCs w:val="20"/>
          <w:lang w:val="en-NZ"/>
        </w:rPr>
      </w:pPr>
    </w:p>
    <w:p w14:paraId="12C1EA83" w14:textId="344E703E" w:rsidR="003E7AFC" w:rsidRPr="0072377A" w:rsidRDefault="003E7AFC" w:rsidP="003E7AFC">
      <w:pPr>
        <w:rPr>
          <w:sz w:val="20"/>
          <w:szCs w:val="20"/>
          <w:lang w:val="en-NZ"/>
        </w:rPr>
      </w:pPr>
    </w:p>
    <w:p w14:paraId="4034CD65" w14:textId="44B8717C" w:rsidR="003E7AFC" w:rsidRPr="0072377A" w:rsidRDefault="003E7AFC" w:rsidP="003E7AFC">
      <w:pPr>
        <w:rPr>
          <w:sz w:val="20"/>
          <w:szCs w:val="20"/>
          <w:lang w:val="en-NZ"/>
        </w:rPr>
      </w:pPr>
    </w:p>
    <w:p w14:paraId="72E67B0F" w14:textId="0F0BE690" w:rsidR="003E7AFC" w:rsidRDefault="003E7AFC" w:rsidP="003E7AFC">
      <w:pPr>
        <w:rPr>
          <w:lang w:val="en-NZ"/>
        </w:rPr>
      </w:pPr>
    </w:p>
    <w:p w14:paraId="5698DC62" w14:textId="414B6CAD" w:rsidR="003E7AFC" w:rsidRDefault="003E7AFC" w:rsidP="003E7AFC">
      <w:pPr>
        <w:rPr>
          <w:lang w:val="en-NZ"/>
        </w:rPr>
      </w:pPr>
    </w:p>
    <w:p w14:paraId="0594F0DC" w14:textId="77777777" w:rsidR="003E7AFC" w:rsidRPr="003E7AFC" w:rsidRDefault="003E7AFC" w:rsidP="003E7AFC">
      <w:pPr>
        <w:rPr>
          <w:lang w:val="en-NZ"/>
        </w:rPr>
      </w:pPr>
    </w:p>
    <w:p w14:paraId="263C9CFD" w14:textId="25BE31EC" w:rsidR="008E00BE" w:rsidRDefault="008E00BE" w:rsidP="008E00BE">
      <w:pPr>
        <w:pStyle w:val="Heading2"/>
        <w:rPr>
          <w:lang w:val="en-NZ"/>
        </w:rPr>
      </w:pPr>
      <w:r w:rsidRPr="00793F20">
        <w:rPr>
          <w:lang w:val="en-NZ"/>
        </w:rPr>
        <w:t xml:space="preserve">APPENDIX </w:t>
      </w:r>
      <w:r>
        <w:rPr>
          <w:lang w:val="en-NZ"/>
        </w:rPr>
        <w:t>1</w:t>
      </w:r>
      <w:r w:rsidRPr="00793F20">
        <w:rPr>
          <w:lang w:val="en-NZ"/>
        </w:rPr>
        <w:t xml:space="preserve">: </w:t>
      </w:r>
      <w:bookmarkEnd w:id="957"/>
      <w:r w:rsidR="00AB0ADB">
        <w:rPr>
          <w:lang w:val="en-NZ"/>
        </w:rPr>
        <w:t>Agenda</w:t>
      </w:r>
    </w:p>
    <w:p w14:paraId="00B82991" w14:textId="17137557" w:rsidR="00AB0ADB" w:rsidRDefault="00AB0ADB" w:rsidP="00AB0ADB">
      <w:pPr>
        <w:rPr>
          <w:lang w:val="en-NZ"/>
        </w:rPr>
      </w:pPr>
    </w:p>
    <w:tbl>
      <w:tblPr>
        <w:tblpPr w:leftFromText="180" w:rightFromText="180" w:bottomFromText="115" w:vertAnchor="text" w:tblpX="-577"/>
        <w:tblW w:w="10196" w:type="dxa"/>
        <w:tblCellMar>
          <w:left w:w="0" w:type="dxa"/>
          <w:right w:w="0" w:type="dxa"/>
        </w:tblCellMar>
        <w:tblLook w:val="04A0" w:firstRow="1" w:lastRow="0" w:firstColumn="1" w:lastColumn="0" w:noHBand="0" w:noVBand="1"/>
      </w:tblPr>
      <w:tblGrid>
        <w:gridCol w:w="1526"/>
        <w:gridCol w:w="6938"/>
        <w:gridCol w:w="1732"/>
      </w:tblGrid>
      <w:tr w:rsidR="001257B5" w14:paraId="2CA72570" w14:textId="77777777" w:rsidTr="004F0683">
        <w:trPr>
          <w:trHeight w:val="1176"/>
        </w:trPr>
        <w:tc>
          <w:tcPr>
            <w:tcW w:w="1526" w:type="dxa"/>
            <w:tcBorders>
              <w:top w:val="single" w:sz="8" w:space="0" w:color="A3A3A3"/>
              <w:left w:val="single" w:sz="8" w:space="0" w:color="A3A3A3"/>
              <w:bottom w:val="single" w:sz="8" w:space="0" w:color="A3A3A3"/>
              <w:right w:val="single" w:sz="8" w:space="0" w:color="A3A3A3"/>
            </w:tcBorders>
            <w:shd w:val="clear" w:color="auto" w:fill="B6DDE8" w:themeFill="accent5" w:themeFillTint="66"/>
            <w:tcMar>
              <w:top w:w="80" w:type="dxa"/>
              <w:left w:w="80" w:type="dxa"/>
              <w:bottom w:w="80" w:type="dxa"/>
              <w:right w:w="80" w:type="dxa"/>
            </w:tcMar>
            <w:hideMark/>
          </w:tcPr>
          <w:p w14:paraId="17C888E4" w14:textId="77777777" w:rsidR="001257B5" w:rsidRDefault="001257B5" w:rsidP="004F0683">
            <w:pPr>
              <w:rPr>
                <w:sz w:val="20"/>
                <w:szCs w:val="20"/>
                <w:lang w:eastAsia="en-AU"/>
              </w:rPr>
            </w:pPr>
            <w:r>
              <w:rPr>
                <w:b/>
                <w:bCs/>
                <w:sz w:val="20"/>
                <w:szCs w:val="20"/>
                <w:lang w:eastAsia="en-AU"/>
              </w:rPr>
              <w:t>Tuesday 30</w:t>
            </w:r>
            <w:r w:rsidRPr="002B3E7B">
              <w:rPr>
                <w:b/>
                <w:bCs/>
                <w:sz w:val="20"/>
                <w:szCs w:val="20"/>
                <w:vertAlign w:val="superscript"/>
                <w:lang w:eastAsia="en-AU"/>
              </w:rPr>
              <w:t>th</w:t>
            </w:r>
            <w:r>
              <w:rPr>
                <w:b/>
                <w:bCs/>
                <w:sz w:val="20"/>
                <w:szCs w:val="20"/>
                <w:lang w:eastAsia="en-AU"/>
              </w:rPr>
              <w:t xml:space="preserve"> </w:t>
            </w:r>
            <w:r>
              <w:rPr>
                <w:b/>
                <w:bCs/>
                <w:color w:val="000000"/>
                <w:sz w:val="20"/>
                <w:szCs w:val="20"/>
                <w:vertAlign w:val="superscript"/>
                <w:lang w:eastAsia="en-AU"/>
              </w:rPr>
              <w:t xml:space="preserve"> </w:t>
            </w:r>
            <w:r>
              <w:rPr>
                <w:b/>
                <w:bCs/>
                <w:color w:val="000000"/>
                <w:sz w:val="20"/>
                <w:szCs w:val="20"/>
                <w:lang w:eastAsia="en-AU"/>
              </w:rPr>
              <w:t>March</w:t>
            </w:r>
          </w:p>
          <w:p w14:paraId="03384EC6" w14:textId="77777777" w:rsidR="001257B5" w:rsidRDefault="001257B5" w:rsidP="004F0683">
            <w:pPr>
              <w:rPr>
                <w:color w:val="000000"/>
                <w:sz w:val="20"/>
                <w:szCs w:val="20"/>
                <w:lang w:eastAsia="en-AU"/>
              </w:rPr>
            </w:pPr>
            <w:r>
              <w:rPr>
                <w:color w:val="000000"/>
                <w:sz w:val="20"/>
                <w:szCs w:val="20"/>
                <w:lang w:eastAsia="en-AU"/>
              </w:rPr>
              <w:t> (Monday 29</w:t>
            </w:r>
            <w:r>
              <w:rPr>
                <w:color w:val="000000"/>
                <w:sz w:val="20"/>
                <w:szCs w:val="20"/>
                <w:vertAlign w:val="superscript"/>
                <w:lang w:eastAsia="en-AU"/>
              </w:rPr>
              <w:t>th</w:t>
            </w:r>
            <w:r>
              <w:rPr>
                <w:color w:val="000000"/>
                <w:sz w:val="20"/>
                <w:szCs w:val="20"/>
                <w:lang w:eastAsia="en-AU"/>
              </w:rPr>
              <w:t xml:space="preserve"> US)</w:t>
            </w:r>
          </w:p>
        </w:tc>
        <w:tc>
          <w:tcPr>
            <w:tcW w:w="6938" w:type="dxa"/>
            <w:tcBorders>
              <w:top w:val="single" w:sz="8" w:space="0" w:color="A3A3A3"/>
              <w:left w:val="nil"/>
              <w:bottom w:val="single" w:sz="8" w:space="0" w:color="A3A3A3"/>
              <w:right w:val="single" w:sz="8" w:space="0" w:color="A3A3A3"/>
            </w:tcBorders>
            <w:shd w:val="clear" w:color="auto" w:fill="B6DDE8" w:themeFill="accent5" w:themeFillTint="66"/>
            <w:tcMar>
              <w:top w:w="80" w:type="dxa"/>
              <w:left w:w="80" w:type="dxa"/>
              <w:bottom w:w="80" w:type="dxa"/>
              <w:right w:w="80" w:type="dxa"/>
            </w:tcMar>
            <w:hideMark/>
          </w:tcPr>
          <w:p w14:paraId="2232C165" w14:textId="77777777" w:rsidR="001257B5" w:rsidRDefault="001257B5" w:rsidP="004F0683">
            <w:pPr>
              <w:spacing w:after="0"/>
              <w:rPr>
                <w:b/>
                <w:bCs/>
                <w:color w:val="000000"/>
              </w:rPr>
            </w:pPr>
            <w:r w:rsidRPr="003D6241">
              <w:rPr>
                <w:b/>
                <w:bCs/>
                <w:color w:val="000000"/>
                <w:sz w:val="20"/>
                <w:szCs w:val="20"/>
                <w:lang w:eastAsia="en-AU"/>
              </w:rPr>
              <w:t>DAY 1:</w:t>
            </w:r>
            <w:r>
              <w:rPr>
                <w:color w:val="000000"/>
                <w:sz w:val="20"/>
                <w:szCs w:val="20"/>
                <w:lang w:eastAsia="en-AU"/>
              </w:rPr>
              <w:t xml:space="preserve"> </w:t>
            </w:r>
            <w:r w:rsidRPr="00B6576B">
              <w:rPr>
                <w:b/>
                <w:bCs/>
                <w:color w:val="000000"/>
              </w:rPr>
              <w:t>Preparatory Workshop for 202</w:t>
            </w:r>
            <w:r>
              <w:rPr>
                <w:b/>
                <w:bCs/>
                <w:color w:val="000000"/>
              </w:rPr>
              <w:t>1 southwest Pacific swordfish assessment</w:t>
            </w:r>
          </w:p>
          <w:p w14:paraId="103213C4" w14:textId="77777777" w:rsidR="001257B5" w:rsidRDefault="001257B5" w:rsidP="004F0683">
            <w:pPr>
              <w:spacing w:after="0"/>
              <w:rPr>
                <w:color w:val="000000"/>
              </w:rPr>
            </w:pPr>
            <w:r>
              <w:rPr>
                <w:color w:val="000000"/>
              </w:rPr>
              <w:t xml:space="preserve">E-meeting (Zoom) </w:t>
            </w:r>
          </w:p>
          <w:p w14:paraId="6C2D0909" w14:textId="77777777" w:rsidR="001257B5" w:rsidRPr="00E87594" w:rsidRDefault="001257B5" w:rsidP="004F0683">
            <w:pPr>
              <w:spacing w:after="0"/>
              <w:rPr>
                <w:color w:val="000000"/>
              </w:rPr>
            </w:pPr>
            <w:r>
              <w:rPr>
                <w:color w:val="000000"/>
                <w:sz w:val="16"/>
                <w:szCs w:val="16"/>
              </w:rPr>
              <w:t>Version 19/3/2021</w:t>
            </w:r>
            <w:r>
              <w:rPr>
                <w:color w:val="000000"/>
              </w:rPr>
              <w:t xml:space="preserve"> </w:t>
            </w:r>
          </w:p>
          <w:p w14:paraId="16C09F60" w14:textId="77777777" w:rsidR="001257B5" w:rsidRPr="00B6576B" w:rsidRDefault="001257B5" w:rsidP="004F0683">
            <w:pPr>
              <w:spacing w:after="0"/>
              <w:rPr>
                <w:b/>
                <w:bCs/>
              </w:rPr>
            </w:pPr>
            <w:r>
              <w:rPr>
                <w:b/>
                <w:bCs/>
              </w:rPr>
              <w:t>Times are all in New Caledonia time zone</w:t>
            </w:r>
          </w:p>
        </w:tc>
        <w:tc>
          <w:tcPr>
            <w:tcW w:w="1732" w:type="dxa"/>
            <w:tcBorders>
              <w:top w:val="single" w:sz="8" w:space="0" w:color="A3A3A3"/>
              <w:left w:val="nil"/>
              <w:bottom w:val="single" w:sz="8" w:space="0" w:color="A3A3A3"/>
              <w:right w:val="single" w:sz="8" w:space="0" w:color="A3A3A3"/>
            </w:tcBorders>
            <w:shd w:val="clear" w:color="auto" w:fill="B6DDE8" w:themeFill="accent5" w:themeFillTint="66"/>
            <w:tcMar>
              <w:top w:w="80" w:type="dxa"/>
              <w:left w:w="80" w:type="dxa"/>
              <w:bottom w:w="80" w:type="dxa"/>
              <w:right w:w="80" w:type="dxa"/>
            </w:tcMar>
            <w:hideMark/>
          </w:tcPr>
          <w:p w14:paraId="76AED826" w14:textId="77777777" w:rsidR="001257B5" w:rsidRPr="00A22F6D" w:rsidRDefault="001257B5" w:rsidP="004F0683">
            <w:pPr>
              <w:rPr>
                <w:b/>
                <w:bCs/>
                <w:color w:val="000000"/>
                <w:sz w:val="20"/>
                <w:szCs w:val="20"/>
                <w:lang w:eastAsia="en-AU"/>
              </w:rPr>
            </w:pPr>
            <w:r w:rsidRPr="00A22F6D">
              <w:rPr>
                <w:b/>
                <w:bCs/>
                <w:color w:val="000000"/>
                <w:sz w:val="20"/>
                <w:szCs w:val="20"/>
                <w:lang w:eastAsia="en-AU"/>
              </w:rPr>
              <w:t xml:space="preserve">Presenter initials and </w:t>
            </w:r>
            <w:r w:rsidRPr="00A22F6D">
              <w:rPr>
                <w:b/>
                <w:bCs/>
                <w:sz w:val="20"/>
                <w:szCs w:val="20"/>
                <w:lang w:eastAsia="en-AU"/>
              </w:rPr>
              <w:t>presentation numbers</w:t>
            </w:r>
          </w:p>
        </w:tc>
      </w:tr>
      <w:tr w:rsidR="001257B5" w14:paraId="2D311032"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3540870" w14:textId="77777777" w:rsidR="001257B5" w:rsidRDefault="001257B5" w:rsidP="004F0683">
            <w:pPr>
              <w:rPr>
                <w:sz w:val="20"/>
                <w:szCs w:val="20"/>
                <w:lang w:eastAsia="en-AU"/>
              </w:rPr>
            </w:pPr>
            <w:r>
              <w:rPr>
                <w:sz w:val="20"/>
                <w:szCs w:val="20"/>
                <w:lang w:eastAsia="en-AU"/>
              </w:rPr>
              <w:t>09:00 – 09:30</w:t>
            </w:r>
          </w:p>
          <w:p w14:paraId="69D486DA" w14:textId="77777777" w:rsidR="001257B5" w:rsidRDefault="001257B5" w:rsidP="004F0683">
            <w:pPr>
              <w:rPr>
                <w:sz w:val="20"/>
                <w:szCs w:val="20"/>
                <w:lang w:eastAsia="en-AU"/>
              </w:rPr>
            </w:pPr>
            <w:r>
              <w:rPr>
                <w:sz w:val="20"/>
                <w:szCs w:val="20"/>
                <w:lang w:eastAsia="en-AU"/>
              </w:rPr>
              <w:t> </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1946550E" w14:textId="77777777" w:rsidR="001257B5" w:rsidRDefault="001257B5" w:rsidP="00616D80">
            <w:pPr>
              <w:numPr>
                <w:ilvl w:val="1"/>
                <w:numId w:val="2"/>
              </w:numPr>
              <w:spacing w:after="0" w:line="240" w:lineRule="auto"/>
              <w:ind w:left="285"/>
              <w:jc w:val="left"/>
              <w:textAlignment w:val="center"/>
              <w:rPr>
                <w:rFonts w:ascii="Times New Roman" w:hAnsi="Times New Roman" w:cs="Times New Roman"/>
                <w:sz w:val="24"/>
                <w:szCs w:val="24"/>
                <w:lang w:eastAsia="en-AU"/>
              </w:rPr>
            </w:pPr>
            <w:r>
              <w:rPr>
                <w:sz w:val="20"/>
                <w:szCs w:val="20"/>
                <w:lang w:eastAsia="en-AU"/>
              </w:rPr>
              <w:t xml:space="preserve">Introductions </w:t>
            </w:r>
          </w:p>
          <w:p w14:paraId="3A39B73A" w14:textId="77777777" w:rsidR="001257B5" w:rsidRDefault="001257B5" w:rsidP="00616D80">
            <w:pPr>
              <w:numPr>
                <w:ilvl w:val="1"/>
                <w:numId w:val="2"/>
              </w:numPr>
              <w:spacing w:after="0" w:line="240" w:lineRule="auto"/>
              <w:ind w:left="285"/>
              <w:jc w:val="left"/>
              <w:textAlignment w:val="center"/>
              <w:rPr>
                <w:rFonts w:ascii="Times New Roman" w:hAnsi="Times New Roman" w:cs="Times New Roman"/>
                <w:sz w:val="24"/>
                <w:szCs w:val="24"/>
                <w:lang w:eastAsia="en-AU"/>
              </w:rPr>
            </w:pPr>
            <w:r>
              <w:rPr>
                <w:sz w:val="20"/>
                <w:szCs w:val="20"/>
                <w:lang w:eastAsia="en-AU"/>
              </w:rPr>
              <w:t>Reminder of ToR and objectives for the preparatory workshop</w:t>
            </w:r>
          </w:p>
          <w:p w14:paraId="53370E4D" w14:textId="77777777" w:rsidR="001257B5" w:rsidRPr="00F0264C" w:rsidRDefault="001257B5" w:rsidP="00616D80">
            <w:pPr>
              <w:numPr>
                <w:ilvl w:val="1"/>
                <w:numId w:val="2"/>
              </w:numPr>
              <w:spacing w:after="0" w:line="240" w:lineRule="auto"/>
              <w:ind w:left="285"/>
              <w:jc w:val="left"/>
              <w:textAlignment w:val="center"/>
              <w:rPr>
                <w:rFonts w:ascii="Times New Roman" w:hAnsi="Times New Roman" w:cs="Times New Roman"/>
                <w:sz w:val="24"/>
                <w:szCs w:val="24"/>
                <w:lang w:eastAsia="en-AU"/>
              </w:rPr>
            </w:pPr>
            <w:r>
              <w:rPr>
                <w:sz w:val="20"/>
                <w:szCs w:val="20"/>
                <w:lang w:eastAsia="en-AU"/>
              </w:rPr>
              <w:t>Agreement on agenda</w:t>
            </w:r>
          </w:p>
          <w:p w14:paraId="022C7ED6" w14:textId="77777777" w:rsidR="001257B5" w:rsidRDefault="001257B5" w:rsidP="00616D80">
            <w:pPr>
              <w:numPr>
                <w:ilvl w:val="1"/>
                <w:numId w:val="2"/>
              </w:numPr>
              <w:spacing w:after="0" w:line="240" w:lineRule="auto"/>
              <w:ind w:left="285"/>
              <w:jc w:val="left"/>
              <w:textAlignment w:val="center"/>
              <w:rPr>
                <w:rFonts w:ascii="Times New Roman" w:hAnsi="Times New Roman" w:cs="Times New Roman"/>
                <w:sz w:val="24"/>
                <w:szCs w:val="24"/>
                <w:lang w:eastAsia="en-AU"/>
              </w:rPr>
            </w:pPr>
            <w:r>
              <w:rPr>
                <w:sz w:val="20"/>
                <w:szCs w:val="20"/>
                <w:lang w:eastAsia="en-AU"/>
              </w:rPr>
              <w:t>e-meeting format/procedures</w:t>
            </w:r>
          </w:p>
          <w:p w14:paraId="000A8993" w14:textId="77777777" w:rsidR="001257B5" w:rsidRDefault="001257B5" w:rsidP="00616D80">
            <w:pPr>
              <w:numPr>
                <w:ilvl w:val="1"/>
                <w:numId w:val="2"/>
              </w:numPr>
              <w:spacing w:after="0" w:line="240" w:lineRule="auto"/>
              <w:ind w:left="285"/>
              <w:jc w:val="left"/>
              <w:textAlignment w:val="center"/>
              <w:rPr>
                <w:rFonts w:ascii="Times New Roman" w:hAnsi="Times New Roman" w:cs="Times New Roman"/>
                <w:sz w:val="24"/>
                <w:szCs w:val="24"/>
                <w:lang w:eastAsia="en-AU"/>
              </w:rPr>
            </w:pPr>
            <w:r>
              <w:rPr>
                <w:sz w:val="20"/>
                <w:szCs w:val="20"/>
                <w:lang w:eastAsia="en-AU"/>
              </w:rPr>
              <w:t>Any other introductory comments</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2F4C77DD" w14:textId="77777777" w:rsidR="001257B5" w:rsidRDefault="001257B5" w:rsidP="004F0683">
            <w:pPr>
              <w:spacing w:after="0" w:line="240" w:lineRule="auto"/>
              <w:rPr>
                <w:rFonts w:ascii="Calibri" w:hAnsi="Calibri" w:cs="Calibri"/>
                <w:sz w:val="20"/>
                <w:szCs w:val="20"/>
                <w:lang w:eastAsia="en-AU"/>
              </w:rPr>
            </w:pPr>
            <w:r>
              <w:rPr>
                <w:sz w:val="20"/>
                <w:szCs w:val="20"/>
                <w:lang w:eastAsia="en-AU"/>
              </w:rPr>
              <w:t> </w:t>
            </w:r>
          </w:p>
          <w:p w14:paraId="239F313F" w14:textId="77777777" w:rsidR="001257B5" w:rsidRDefault="001257B5" w:rsidP="004F0683">
            <w:pPr>
              <w:spacing w:after="0" w:line="240" w:lineRule="auto"/>
              <w:rPr>
                <w:sz w:val="20"/>
                <w:szCs w:val="20"/>
                <w:lang w:eastAsia="en-AU"/>
              </w:rPr>
            </w:pPr>
            <w:r>
              <w:rPr>
                <w:sz w:val="20"/>
                <w:szCs w:val="20"/>
                <w:lang w:eastAsia="en-AU"/>
              </w:rPr>
              <w:t>PH</w:t>
            </w:r>
          </w:p>
        </w:tc>
      </w:tr>
      <w:tr w:rsidR="001257B5" w14:paraId="27F28E94"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E47293D" w14:textId="77777777" w:rsidR="001257B5" w:rsidRDefault="001257B5" w:rsidP="004F0683">
            <w:pPr>
              <w:rPr>
                <w:sz w:val="20"/>
                <w:szCs w:val="20"/>
                <w:lang w:eastAsia="en-AU"/>
              </w:rPr>
            </w:pPr>
            <w:r>
              <w:rPr>
                <w:sz w:val="20"/>
                <w:szCs w:val="20"/>
                <w:lang w:eastAsia="en-AU"/>
              </w:rPr>
              <w:t>09:30 – 10:30</w:t>
            </w:r>
          </w:p>
          <w:p w14:paraId="1B05EDE7" w14:textId="77777777" w:rsidR="001257B5" w:rsidRDefault="001257B5" w:rsidP="004F0683">
            <w:pPr>
              <w:rPr>
                <w:i/>
                <w:iCs/>
                <w:sz w:val="20"/>
                <w:szCs w:val="20"/>
                <w:lang w:eastAsia="en-AU"/>
              </w:rPr>
            </w:pPr>
            <w:r>
              <w:rPr>
                <w:i/>
                <w:iCs/>
                <w:sz w:val="20"/>
                <w:szCs w:val="20"/>
                <w:lang w:eastAsia="en-AU"/>
              </w:rPr>
              <w:t>Session 1</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4D8485E4" w14:textId="77777777" w:rsidR="001257B5" w:rsidRDefault="001257B5" w:rsidP="00616D80">
            <w:pPr>
              <w:numPr>
                <w:ilvl w:val="1"/>
                <w:numId w:val="3"/>
              </w:numPr>
              <w:spacing w:after="0" w:line="240" w:lineRule="auto"/>
              <w:ind w:left="285"/>
              <w:jc w:val="left"/>
              <w:textAlignment w:val="center"/>
              <w:rPr>
                <w:sz w:val="20"/>
                <w:szCs w:val="20"/>
                <w:lang w:eastAsia="en-AU"/>
              </w:rPr>
            </w:pPr>
            <w:r>
              <w:rPr>
                <w:sz w:val="20"/>
                <w:szCs w:val="20"/>
                <w:lang w:eastAsia="en-AU"/>
              </w:rPr>
              <w:t xml:space="preserve">Previous assessment summary </w:t>
            </w:r>
          </w:p>
          <w:p w14:paraId="701166E6" w14:textId="77777777" w:rsidR="001257B5" w:rsidRDefault="001257B5" w:rsidP="00616D80">
            <w:pPr>
              <w:numPr>
                <w:ilvl w:val="1"/>
                <w:numId w:val="3"/>
              </w:numPr>
              <w:spacing w:after="0" w:line="240" w:lineRule="auto"/>
              <w:ind w:left="285"/>
              <w:jc w:val="left"/>
              <w:textAlignment w:val="center"/>
              <w:rPr>
                <w:sz w:val="20"/>
                <w:szCs w:val="20"/>
                <w:lang w:eastAsia="en-AU"/>
              </w:rPr>
            </w:pPr>
            <w:r>
              <w:rPr>
                <w:sz w:val="20"/>
                <w:szCs w:val="20"/>
                <w:lang w:eastAsia="en-AU"/>
              </w:rPr>
              <w:t xml:space="preserve">Proposed model spatial and fishery structures </w:t>
            </w:r>
          </w:p>
          <w:p w14:paraId="66A5750C" w14:textId="77777777" w:rsidR="001257B5" w:rsidRDefault="001257B5" w:rsidP="00616D80">
            <w:pPr>
              <w:numPr>
                <w:ilvl w:val="1"/>
                <w:numId w:val="3"/>
              </w:numPr>
              <w:spacing w:after="0" w:line="240" w:lineRule="auto"/>
              <w:ind w:left="285"/>
              <w:jc w:val="left"/>
              <w:textAlignment w:val="center"/>
              <w:rPr>
                <w:sz w:val="20"/>
                <w:szCs w:val="20"/>
                <w:lang w:eastAsia="en-AU"/>
              </w:rPr>
            </w:pPr>
            <w:r>
              <w:rPr>
                <w:sz w:val="20"/>
                <w:szCs w:val="20"/>
                <w:lang w:eastAsia="en-AU"/>
              </w:rPr>
              <w:t>Fisheries overviews and data inputs</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748831FC" w14:textId="77777777" w:rsidR="001257B5" w:rsidRPr="00A22F6D" w:rsidRDefault="001257B5" w:rsidP="004F0683">
            <w:pPr>
              <w:spacing w:after="0" w:line="240" w:lineRule="auto"/>
              <w:rPr>
                <w:sz w:val="20"/>
                <w:szCs w:val="20"/>
                <w:lang w:eastAsia="en-AU"/>
              </w:rPr>
            </w:pPr>
            <w:r>
              <w:rPr>
                <w:sz w:val="20"/>
                <w:szCs w:val="20"/>
                <w:lang w:eastAsia="en-AU"/>
              </w:rPr>
              <w:t xml:space="preserve">NDB/TP </w:t>
            </w:r>
            <w:r>
              <w:rPr>
                <w:b/>
                <w:bCs/>
                <w:sz w:val="20"/>
                <w:szCs w:val="20"/>
                <w:lang w:eastAsia="en-AU"/>
              </w:rPr>
              <w:t>(</w:t>
            </w:r>
            <w:r w:rsidRPr="005556AB">
              <w:rPr>
                <w:b/>
                <w:bCs/>
                <w:sz w:val="20"/>
                <w:szCs w:val="20"/>
                <w:lang w:eastAsia="en-AU"/>
              </w:rPr>
              <w:t>D1-P1</w:t>
            </w:r>
            <w:r>
              <w:rPr>
                <w:b/>
                <w:bCs/>
                <w:sz w:val="20"/>
                <w:szCs w:val="20"/>
                <w:lang w:eastAsia="en-AU"/>
              </w:rPr>
              <w:t>)</w:t>
            </w:r>
          </w:p>
        </w:tc>
      </w:tr>
      <w:tr w:rsidR="001257B5" w14:paraId="13F9F628" w14:textId="77777777" w:rsidTr="004F0683">
        <w:trPr>
          <w:trHeight w:val="457"/>
        </w:trPr>
        <w:tc>
          <w:tcPr>
            <w:tcW w:w="1526" w:type="dxa"/>
            <w:tcBorders>
              <w:top w:val="nil"/>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1F548B53" w14:textId="77777777" w:rsidR="001257B5" w:rsidRDefault="001257B5" w:rsidP="004F0683">
            <w:pPr>
              <w:rPr>
                <w:sz w:val="20"/>
                <w:szCs w:val="20"/>
                <w:lang w:eastAsia="en-AU"/>
              </w:rPr>
            </w:pPr>
            <w:r>
              <w:rPr>
                <w:color w:val="000000"/>
                <w:sz w:val="20"/>
                <w:szCs w:val="20"/>
                <w:lang w:eastAsia="en-AU"/>
              </w:rPr>
              <w:t>10:30 – 11.00</w:t>
            </w:r>
          </w:p>
        </w:tc>
        <w:tc>
          <w:tcPr>
            <w:tcW w:w="6938"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0971B48A" w14:textId="77777777" w:rsidR="001257B5" w:rsidRDefault="001257B5" w:rsidP="004F0683">
            <w:pPr>
              <w:rPr>
                <w:sz w:val="20"/>
                <w:szCs w:val="20"/>
                <w:lang w:eastAsia="en-AU"/>
              </w:rPr>
            </w:pPr>
            <w:r>
              <w:rPr>
                <w:color w:val="000000"/>
                <w:sz w:val="20"/>
                <w:szCs w:val="20"/>
                <w:lang w:eastAsia="en-AU"/>
              </w:rPr>
              <w:t>BREAK</w:t>
            </w:r>
          </w:p>
        </w:tc>
        <w:tc>
          <w:tcPr>
            <w:tcW w:w="1732"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6A27CD40" w14:textId="77777777" w:rsidR="001257B5" w:rsidRDefault="001257B5" w:rsidP="004F0683">
            <w:pPr>
              <w:spacing w:after="0" w:line="240" w:lineRule="auto"/>
              <w:rPr>
                <w:sz w:val="20"/>
                <w:szCs w:val="20"/>
                <w:lang w:eastAsia="en-AU"/>
              </w:rPr>
            </w:pPr>
            <w:r>
              <w:rPr>
                <w:color w:val="000000"/>
                <w:sz w:val="20"/>
                <w:szCs w:val="20"/>
                <w:lang w:eastAsia="en-AU"/>
              </w:rPr>
              <w:t> </w:t>
            </w:r>
          </w:p>
        </w:tc>
      </w:tr>
      <w:tr w:rsidR="001257B5" w14:paraId="3B2457E3" w14:textId="77777777" w:rsidTr="004F0683">
        <w:trPr>
          <w:trHeight w:val="608"/>
        </w:trPr>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7651134" w14:textId="77777777" w:rsidR="001257B5" w:rsidRDefault="001257B5" w:rsidP="004F0683">
            <w:pPr>
              <w:rPr>
                <w:sz w:val="20"/>
                <w:szCs w:val="20"/>
                <w:lang w:eastAsia="en-AU"/>
              </w:rPr>
            </w:pPr>
            <w:r>
              <w:rPr>
                <w:sz w:val="20"/>
                <w:szCs w:val="20"/>
                <w:lang w:eastAsia="en-AU"/>
              </w:rPr>
              <w:t>11.00-12.00</w:t>
            </w:r>
          </w:p>
          <w:p w14:paraId="7B51EC53" w14:textId="77777777" w:rsidR="001257B5" w:rsidRDefault="001257B5" w:rsidP="004F0683">
            <w:pPr>
              <w:rPr>
                <w:i/>
                <w:iCs/>
                <w:sz w:val="20"/>
                <w:szCs w:val="20"/>
                <w:lang w:eastAsia="en-AU"/>
              </w:rPr>
            </w:pPr>
            <w:r>
              <w:rPr>
                <w:i/>
                <w:iCs/>
                <w:sz w:val="20"/>
                <w:szCs w:val="20"/>
                <w:lang w:eastAsia="en-AU"/>
              </w:rPr>
              <w:t>Session 2</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10E436D9" w14:textId="77777777" w:rsidR="001257B5" w:rsidRPr="000B79C2" w:rsidRDefault="001257B5" w:rsidP="00616D80">
            <w:pPr>
              <w:numPr>
                <w:ilvl w:val="1"/>
                <w:numId w:val="4"/>
              </w:numPr>
              <w:spacing w:after="0" w:line="240" w:lineRule="auto"/>
              <w:ind w:left="285"/>
              <w:jc w:val="left"/>
              <w:textAlignment w:val="center"/>
              <w:rPr>
                <w:rFonts w:cstheme="minorHAnsi"/>
                <w:sz w:val="20"/>
                <w:szCs w:val="20"/>
                <w:lang w:eastAsia="en-AU"/>
              </w:rPr>
            </w:pPr>
            <w:r>
              <w:rPr>
                <w:sz w:val="20"/>
                <w:szCs w:val="20"/>
                <w:lang w:eastAsia="en-AU"/>
              </w:rPr>
              <w:t xml:space="preserve">Biological assumptions and ensemble model approach </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1E18DEB4" w14:textId="77777777" w:rsidR="001257B5" w:rsidRPr="00A22F6D" w:rsidRDefault="001257B5" w:rsidP="004F0683">
            <w:pPr>
              <w:spacing w:after="0" w:line="240" w:lineRule="auto"/>
              <w:rPr>
                <w:sz w:val="20"/>
                <w:szCs w:val="20"/>
                <w:lang w:eastAsia="en-AU"/>
              </w:rPr>
            </w:pPr>
            <w:r>
              <w:rPr>
                <w:sz w:val="20"/>
                <w:szCs w:val="20"/>
                <w:lang w:eastAsia="en-AU"/>
              </w:rPr>
              <w:t xml:space="preserve">NDB </w:t>
            </w:r>
            <w:r>
              <w:rPr>
                <w:rFonts w:ascii="Calibri" w:hAnsi="Calibri" w:cs="Calibri"/>
                <w:b/>
                <w:bCs/>
                <w:sz w:val="20"/>
                <w:szCs w:val="20"/>
                <w:lang w:eastAsia="en-AU"/>
              </w:rPr>
              <w:t>(</w:t>
            </w:r>
            <w:r w:rsidRPr="005556AB">
              <w:rPr>
                <w:rFonts w:ascii="Calibri" w:hAnsi="Calibri" w:cs="Calibri"/>
                <w:b/>
                <w:bCs/>
                <w:sz w:val="20"/>
                <w:szCs w:val="20"/>
                <w:lang w:eastAsia="en-AU"/>
              </w:rPr>
              <w:t>D1-P2</w:t>
            </w:r>
            <w:r>
              <w:rPr>
                <w:rFonts w:ascii="Calibri" w:hAnsi="Calibri" w:cs="Calibri"/>
                <w:b/>
                <w:bCs/>
                <w:sz w:val="20"/>
                <w:szCs w:val="20"/>
                <w:lang w:eastAsia="en-AU"/>
              </w:rPr>
              <w:t>)</w:t>
            </w:r>
          </w:p>
        </w:tc>
      </w:tr>
      <w:tr w:rsidR="001257B5" w14:paraId="5D2BA5A9" w14:textId="77777777" w:rsidTr="004F0683">
        <w:tc>
          <w:tcPr>
            <w:tcW w:w="1526" w:type="dxa"/>
            <w:tcBorders>
              <w:top w:val="nil"/>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7C4C77A7" w14:textId="77777777" w:rsidR="001257B5" w:rsidRDefault="001257B5" w:rsidP="004F0683">
            <w:pPr>
              <w:rPr>
                <w:color w:val="000000"/>
                <w:sz w:val="20"/>
                <w:szCs w:val="20"/>
                <w:lang w:eastAsia="en-AU"/>
              </w:rPr>
            </w:pPr>
            <w:r>
              <w:rPr>
                <w:color w:val="000000"/>
                <w:sz w:val="20"/>
                <w:szCs w:val="20"/>
                <w:lang w:eastAsia="en-AU"/>
              </w:rPr>
              <w:t>12.00-13.00</w:t>
            </w:r>
          </w:p>
        </w:tc>
        <w:tc>
          <w:tcPr>
            <w:tcW w:w="6938"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1C9739DB" w14:textId="77777777" w:rsidR="001257B5" w:rsidRDefault="001257B5" w:rsidP="004F0683">
            <w:pPr>
              <w:rPr>
                <w:sz w:val="20"/>
                <w:szCs w:val="20"/>
                <w:lang w:eastAsia="en-AU"/>
              </w:rPr>
            </w:pPr>
            <w:r>
              <w:rPr>
                <w:color w:val="000000"/>
                <w:sz w:val="20"/>
                <w:szCs w:val="20"/>
                <w:lang w:eastAsia="en-AU"/>
              </w:rPr>
              <w:t> BREAK</w:t>
            </w:r>
          </w:p>
        </w:tc>
        <w:tc>
          <w:tcPr>
            <w:tcW w:w="1732"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70934785" w14:textId="77777777" w:rsidR="001257B5" w:rsidRDefault="001257B5" w:rsidP="004F0683">
            <w:pPr>
              <w:spacing w:after="0" w:line="240" w:lineRule="auto"/>
              <w:rPr>
                <w:sz w:val="20"/>
                <w:szCs w:val="20"/>
                <w:lang w:eastAsia="en-AU"/>
              </w:rPr>
            </w:pPr>
            <w:r>
              <w:rPr>
                <w:color w:val="000000"/>
                <w:sz w:val="20"/>
                <w:szCs w:val="20"/>
                <w:lang w:eastAsia="en-AU"/>
              </w:rPr>
              <w:t> </w:t>
            </w:r>
          </w:p>
        </w:tc>
      </w:tr>
      <w:tr w:rsidR="001257B5" w14:paraId="26D4452E"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E7F3768" w14:textId="77777777" w:rsidR="001257B5" w:rsidRDefault="001257B5" w:rsidP="004F0683">
            <w:pPr>
              <w:rPr>
                <w:sz w:val="20"/>
                <w:szCs w:val="20"/>
                <w:lang w:eastAsia="en-AU"/>
              </w:rPr>
            </w:pPr>
            <w:r>
              <w:rPr>
                <w:sz w:val="20"/>
                <w:szCs w:val="20"/>
                <w:lang w:eastAsia="en-AU"/>
              </w:rPr>
              <w:t>13:00 – 14:30</w:t>
            </w:r>
          </w:p>
          <w:p w14:paraId="217D8A04" w14:textId="77777777" w:rsidR="001257B5" w:rsidRDefault="001257B5" w:rsidP="004F0683">
            <w:pPr>
              <w:rPr>
                <w:i/>
                <w:iCs/>
                <w:sz w:val="20"/>
                <w:szCs w:val="20"/>
                <w:lang w:eastAsia="en-AU"/>
              </w:rPr>
            </w:pPr>
            <w:r>
              <w:rPr>
                <w:i/>
                <w:iCs/>
                <w:sz w:val="20"/>
                <w:szCs w:val="20"/>
                <w:lang w:eastAsia="en-AU"/>
              </w:rPr>
              <w:t>Session 3</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68249165" w14:textId="77777777" w:rsidR="001257B5" w:rsidRDefault="001257B5" w:rsidP="00616D80">
            <w:pPr>
              <w:numPr>
                <w:ilvl w:val="1"/>
                <w:numId w:val="4"/>
              </w:numPr>
              <w:spacing w:after="0" w:line="240" w:lineRule="auto"/>
              <w:ind w:left="284"/>
              <w:jc w:val="left"/>
              <w:textAlignment w:val="center"/>
              <w:rPr>
                <w:rFonts w:cstheme="minorHAnsi"/>
                <w:sz w:val="20"/>
                <w:szCs w:val="20"/>
                <w:lang w:eastAsia="en-AU"/>
              </w:rPr>
            </w:pPr>
            <w:r w:rsidRPr="000B79C2">
              <w:rPr>
                <w:rFonts w:cstheme="minorHAnsi"/>
                <w:sz w:val="20"/>
                <w:szCs w:val="20"/>
                <w:lang w:eastAsia="en-AU"/>
              </w:rPr>
              <w:t>Two sex or one sex model</w:t>
            </w:r>
            <w:r>
              <w:rPr>
                <w:rFonts w:cstheme="minorHAnsi"/>
                <w:sz w:val="20"/>
                <w:szCs w:val="20"/>
                <w:lang w:eastAsia="en-AU"/>
              </w:rPr>
              <w:t xml:space="preserve"> </w:t>
            </w:r>
          </w:p>
          <w:p w14:paraId="5DEAB6A4" w14:textId="77777777" w:rsidR="001257B5" w:rsidRDefault="001257B5" w:rsidP="00616D80">
            <w:pPr>
              <w:numPr>
                <w:ilvl w:val="1"/>
                <w:numId w:val="4"/>
              </w:numPr>
              <w:spacing w:after="0" w:line="240" w:lineRule="auto"/>
              <w:ind w:left="284"/>
              <w:jc w:val="left"/>
              <w:textAlignment w:val="center"/>
              <w:rPr>
                <w:rFonts w:cstheme="minorHAnsi"/>
                <w:sz w:val="20"/>
                <w:szCs w:val="20"/>
                <w:lang w:eastAsia="en-AU"/>
              </w:rPr>
            </w:pPr>
            <w:r>
              <w:rPr>
                <w:rFonts w:cstheme="minorHAnsi"/>
                <w:sz w:val="20"/>
                <w:szCs w:val="20"/>
                <w:lang w:eastAsia="en-AU"/>
              </w:rPr>
              <w:t>CPUE approach for 2021 assessment</w:t>
            </w:r>
          </w:p>
          <w:p w14:paraId="106DA173" w14:textId="77777777" w:rsidR="001257B5" w:rsidRDefault="001257B5" w:rsidP="004F0683">
            <w:pPr>
              <w:spacing w:after="0" w:line="240" w:lineRule="auto"/>
              <w:ind w:left="284"/>
              <w:textAlignment w:val="center"/>
              <w:rPr>
                <w:rFonts w:cstheme="minorHAnsi"/>
                <w:sz w:val="20"/>
                <w:szCs w:val="20"/>
                <w:lang w:eastAsia="en-AU"/>
              </w:rPr>
            </w:pPr>
          </w:p>
          <w:p w14:paraId="58D77385" w14:textId="77777777" w:rsidR="001257B5" w:rsidRPr="003D6241" w:rsidRDefault="001257B5" w:rsidP="00616D80">
            <w:pPr>
              <w:numPr>
                <w:ilvl w:val="1"/>
                <w:numId w:val="5"/>
              </w:numPr>
              <w:spacing w:after="0" w:line="240" w:lineRule="auto"/>
              <w:ind w:left="284"/>
              <w:jc w:val="left"/>
              <w:textAlignment w:val="center"/>
              <w:rPr>
                <w:rFonts w:ascii="Times New Roman" w:hAnsi="Times New Roman" w:cs="Times New Roman"/>
                <w:sz w:val="24"/>
                <w:szCs w:val="24"/>
                <w:lang w:eastAsia="en-AU"/>
              </w:rPr>
            </w:pPr>
            <w:r>
              <w:rPr>
                <w:sz w:val="20"/>
                <w:szCs w:val="20"/>
                <w:lang w:eastAsia="en-AU"/>
              </w:rPr>
              <w:t xml:space="preserve">CPUE analyses – New Zealand </w:t>
            </w:r>
          </w:p>
          <w:p w14:paraId="5C779EBD" w14:textId="77777777" w:rsidR="001257B5" w:rsidRPr="002B3E7B" w:rsidRDefault="001257B5" w:rsidP="00616D80">
            <w:pPr>
              <w:numPr>
                <w:ilvl w:val="1"/>
                <w:numId w:val="5"/>
              </w:numPr>
              <w:spacing w:after="0" w:line="240" w:lineRule="auto"/>
              <w:ind w:left="284"/>
              <w:jc w:val="left"/>
              <w:textAlignment w:val="center"/>
              <w:rPr>
                <w:rFonts w:ascii="Times New Roman" w:hAnsi="Times New Roman" w:cs="Times New Roman"/>
                <w:sz w:val="24"/>
                <w:szCs w:val="24"/>
                <w:lang w:eastAsia="en-AU"/>
              </w:rPr>
            </w:pPr>
            <w:r>
              <w:rPr>
                <w:sz w:val="20"/>
                <w:szCs w:val="20"/>
                <w:lang w:eastAsia="en-AU"/>
              </w:rPr>
              <w:t xml:space="preserve">CPUE analyses – Australia </w:t>
            </w:r>
          </w:p>
          <w:p w14:paraId="7411A84D" w14:textId="77777777" w:rsidR="001257B5" w:rsidRPr="003D6241" w:rsidRDefault="001257B5" w:rsidP="004F0683">
            <w:pPr>
              <w:spacing w:after="0" w:line="240" w:lineRule="auto"/>
              <w:textAlignment w:val="center"/>
              <w:rPr>
                <w:rFonts w:ascii="Times New Roman" w:hAnsi="Times New Roman" w:cs="Times New Roman"/>
                <w:sz w:val="24"/>
                <w:szCs w:val="24"/>
                <w:lang w:eastAsia="en-AU"/>
              </w:rPr>
            </w:pP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64728489" w14:textId="77777777" w:rsidR="001257B5" w:rsidRDefault="001257B5" w:rsidP="004F0683">
            <w:pPr>
              <w:spacing w:after="0" w:line="240" w:lineRule="auto"/>
              <w:rPr>
                <w:b/>
                <w:bCs/>
                <w:sz w:val="20"/>
                <w:szCs w:val="20"/>
                <w:lang w:eastAsia="en-AU"/>
              </w:rPr>
            </w:pPr>
            <w:r>
              <w:rPr>
                <w:sz w:val="20"/>
                <w:szCs w:val="20"/>
                <w:lang w:eastAsia="en-AU"/>
              </w:rPr>
              <w:t xml:space="preserve">NDB </w:t>
            </w:r>
            <w:r w:rsidRPr="005556AB">
              <w:rPr>
                <w:b/>
                <w:bCs/>
                <w:sz w:val="20"/>
                <w:szCs w:val="20"/>
                <w:lang w:eastAsia="en-AU"/>
              </w:rPr>
              <w:t>(D1</w:t>
            </w:r>
            <w:r>
              <w:rPr>
                <w:b/>
                <w:bCs/>
                <w:sz w:val="20"/>
                <w:szCs w:val="20"/>
                <w:lang w:eastAsia="en-AU"/>
              </w:rPr>
              <w:t>-</w:t>
            </w:r>
            <w:r w:rsidRPr="005556AB">
              <w:rPr>
                <w:b/>
                <w:bCs/>
                <w:sz w:val="20"/>
                <w:szCs w:val="20"/>
                <w:lang w:eastAsia="en-AU"/>
              </w:rPr>
              <w:t>P3)</w:t>
            </w:r>
          </w:p>
          <w:p w14:paraId="185371A2" w14:textId="77777777" w:rsidR="001257B5" w:rsidRDefault="001257B5" w:rsidP="004F0683">
            <w:pPr>
              <w:spacing w:after="0" w:line="240" w:lineRule="auto"/>
              <w:rPr>
                <w:b/>
                <w:bCs/>
                <w:sz w:val="20"/>
                <w:szCs w:val="20"/>
                <w:lang w:eastAsia="en-AU"/>
              </w:rPr>
            </w:pPr>
          </w:p>
          <w:p w14:paraId="543B22FA" w14:textId="77777777" w:rsidR="001257B5" w:rsidRDefault="001257B5" w:rsidP="004F0683">
            <w:pPr>
              <w:spacing w:after="0" w:line="240" w:lineRule="auto"/>
              <w:rPr>
                <w:b/>
                <w:bCs/>
                <w:sz w:val="20"/>
                <w:szCs w:val="20"/>
                <w:lang w:eastAsia="en-AU"/>
              </w:rPr>
            </w:pPr>
          </w:p>
          <w:p w14:paraId="7BB9A377" w14:textId="77777777" w:rsidR="001257B5" w:rsidRDefault="001257B5" w:rsidP="004F0683">
            <w:pPr>
              <w:spacing w:after="0" w:line="240" w:lineRule="auto"/>
              <w:rPr>
                <w:sz w:val="20"/>
                <w:szCs w:val="20"/>
                <w:lang w:eastAsia="en-AU"/>
              </w:rPr>
            </w:pPr>
            <w:r>
              <w:rPr>
                <w:sz w:val="20"/>
                <w:szCs w:val="20"/>
                <w:lang w:eastAsia="en-AU"/>
              </w:rPr>
              <w:t xml:space="preserve">OA (NIWA) </w:t>
            </w:r>
            <w:r w:rsidRPr="00A22F6D">
              <w:rPr>
                <w:b/>
                <w:bCs/>
                <w:sz w:val="20"/>
                <w:szCs w:val="20"/>
                <w:lang w:eastAsia="en-AU"/>
              </w:rPr>
              <w:t>(D1-P4)</w:t>
            </w:r>
          </w:p>
          <w:p w14:paraId="1BC0F37C" w14:textId="77777777" w:rsidR="001257B5" w:rsidRDefault="001257B5" w:rsidP="004F0683">
            <w:pPr>
              <w:spacing w:after="0" w:line="240" w:lineRule="auto"/>
              <w:rPr>
                <w:sz w:val="20"/>
                <w:szCs w:val="20"/>
                <w:lang w:eastAsia="en-AU"/>
              </w:rPr>
            </w:pPr>
            <w:r>
              <w:rPr>
                <w:sz w:val="20"/>
                <w:szCs w:val="20"/>
                <w:lang w:eastAsia="en-AU"/>
              </w:rPr>
              <w:t xml:space="preserve">RC (CSIRO) </w:t>
            </w:r>
            <w:r w:rsidRPr="00A22F6D">
              <w:rPr>
                <w:b/>
                <w:bCs/>
                <w:sz w:val="20"/>
                <w:szCs w:val="20"/>
                <w:lang w:eastAsia="en-AU"/>
              </w:rPr>
              <w:t>(D1-P5)</w:t>
            </w:r>
          </w:p>
          <w:p w14:paraId="54499B36" w14:textId="77777777" w:rsidR="001257B5" w:rsidRPr="00B6576B" w:rsidRDefault="001257B5" w:rsidP="004F0683">
            <w:pPr>
              <w:spacing w:after="0" w:line="240" w:lineRule="auto"/>
              <w:rPr>
                <w:rFonts w:ascii="Calibri" w:hAnsi="Calibri" w:cs="Calibri"/>
                <w:sz w:val="20"/>
                <w:szCs w:val="20"/>
                <w:lang w:eastAsia="en-AU"/>
              </w:rPr>
            </w:pPr>
          </w:p>
        </w:tc>
      </w:tr>
      <w:tr w:rsidR="001257B5" w14:paraId="02739359" w14:textId="77777777" w:rsidTr="004F0683">
        <w:trPr>
          <w:trHeight w:val="786"/>
        </w:trPr>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86EB207" w14:textId="77777777" w:rsidR="001257B5" w:rsidRDefault="001257B5" w:rsidP="004F0683">
            <w:pPr>
              <w:rPr>
                <w:sz w:val="20"/>
                <w:szCs w:val="20"/>
                <w:lang w:eastAsia="en-AU"/>
              </w:rPr>
            </w:pPr>
            <w:r>
              <w:rPr>
                <w:sz w:val="20"/>
                <w:szCs w:val="20"/>
                <w:lang w:eastAsia="en-AU"/>
              </w:rPr>
              <w:t> 14.30-15.00</w:t>
            </w:r>
          </w:p>
          <w:p w14:paraId="09B098DA" w14:textId="77777777" w:rsidR="001257B5" w:rsidRDefault="001257B5" w:rsidP="004F0683">
            <w:pPr>
              <w:rPr>
                <w:i/>
                <w:iCs/>
                <w:sz w:val="20"/>
                <w:szCs w:val="20"/>
                <w:lang w:eastAsia="en-AU"/>
              </w:rPr>
            </w:pPr>
            <w:r>
              <w:rPr>
                <w:i/>
                <w:iCs/>
                <w:sz w:val="20"/>
                <w:szCs w:val="20"/>
                <w:lang w:eastAsia="en-AU"/>
              </w:rPr>
              <w:t>Session 4</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56E4A2A9" w14:textId="77777777" w:rsidR="001257B5" w:rsidRPr="003D6241" w:rsidRDefault="001257B5" w:rsidP="00616D80">
            <w:pPr>
              <w:pStyle w:val="ListParagraph"/>
              <w:numPr>
                <w:ilvl w:val="0"/>
                <w:numId w:val="55"/>
              </w:numPr>
              <w:spacing w:after="160" w:line="259" w:lineRule="auto"/>
              <w:jc w:val="left"/>
              <w:textAlignment w:val="center"/>
              <w:rPr>
                <w:sz w:val="20"/>
                <w:szCs w:val="20"/>
                <w:lang w:eastAsia="en-AU"/>
              </w:rPr>
            </w:pPr>
            <w:r w:rsidRPr="003D6241">
              <w:rPr>
                <w:sz w:val="20"/>
                <w:szCs w:val="20"/>
                <w:lang w:eastAsia="en-AU"/>
              </w:rPr>
              <w:t xml:space="preserve">Stepwise diagnostic model development </w:t>
            </w:r>
          </w:p>
          <w:p w14:paraId="1C410177" w14:textId="77777777" w:rsidR="001257B5" w:rsidRPr="003D6241" w:rsidRDefault="001257B5" w:rsidP="00616D80">
            <w:pPr>
              <w:pStyle w:val="ListParagraph"/>
              <w:numPr>
                <w:ilvl w:val="0"/>
                <w:numId w:val="55"/>
              </w:numPr>
              <w:spacing w:after="160" w:line="259" w:lineRule="auto"/>
              <w:jc w:val="left"/>
              <w:textAlignment w:val="center"/>
              <w:rPr>
                <w:rFonts w:ascii="Calibri" w:hAnsi="Calibri" w:cs="Calibri"/>
                <w:sz w:val="20"/>
                <w:szCs w:val="20"/>
                <w:lang w:eastAsia="en-AU"/>
              </w:rPr>
            </w:pPr>
            <w:r w:rsidRPr="003D6241">
              <w:rPr>
                <w:rFonts w:ascii="Calibri" w:hAnsi="Calibri" w:cs="Calibri"/>
                <w:sz w:val="20"/>
                <w:szCs w:val="20"/>
                <w:lang w:eastAsia="en-AU"/>
              </w:rPr>
              <w:t>Preliminary model results</w:t>
            </w:r>
            <w:r>
              <w:rPr>
                <w:rFonts w:ascii="Calibri" w:hAnsi="Calibri" w:cs="Calibri"/>
                <w:sz w:val="20"/>
                <w:szCs w:val="20"/>
                <w:lang w:eastAsia="en-AU"/>
              </w:rPr>
              <w:t xml:space="preserve"> </w:t>
            </w:r>
          </w:p>
          <w:p w14:paraId="04E2046E" w14:textId="77777777" w:rsidR="001257B5" w:rsidRDefault="001257B5" w:rsidP="00616D80">
            <w:pPr>
              <w:pStyle w:val="ListParagraph"/>
              <w:numPr>
                <w:ilvl w:val="0"/>
                <w:numId w:val="55"/>
              </w:numPr>
              <w:spacing w:after="160" w:line="259" w:lineRule="auto"/>
              <w:jc w:val="left"/>
              <w:textAlignment w:val="center"/>
              <w:rPr>
                <w:rFonts w:ascii="Calibri" w:hAnsi="Calibri" w:cs="Calibri"/>
                <w:sz w:val="20"/>
                <w:szCs w:val="20"/>
                <w:lang w:eastAsia="en-AU"/>
              </w:rPr>
            </w:pPr>
            <w:r w:rsidRPr="003D6241">
              <w:rPr>
                <w:rFonts w:ascii="Calibri" w:hAnsi="Calibri" w:cs="Calibri"/>
                <w:sz w:val="20"/>
                <w:szCs w:val="20"/>
                <w:lang w:eastAsia="en-AU"/>
              </w:rPr>
              <w:t>Proposed uncertainty grid</w:t>
            </w:r>
            <w:r>
              <w:rPr>
                <w:rFonts w:ascii="Calibri" w:hAnsi="Calibri" w:cs="Calibri"/>
                <w:sz w:val="20"/>
                <w:szCs w:val="20"/>
                <w:lang w:eastAsia="en-AU"/>
              </w:rPr>
              <w:t xml:space="preserve"> </w:t>
            </w:r>
          </w:p>
          <w:p w14:paraId="6DD0AD66" w14:textId="77777777" w:rsidR="001257B5" w:rsidRPr="003D6241" w:rsidRDefault="001257B5" w:rsidP="00616D80">
            <w:pPr>
              <w:pStyle w:val="ListParagraph"/>
              <w:numPr>
                <w:ilvl w:val="0"/>
                <w:numId w:val="55"/>
              </w:numPr>
              <w:spacing w:after="160" w:line="259" w:lineRule="auto"/>
              <w:jc w:val="left"/>
              <w:textAlignment w:val="center"/>
              <w:rPr>
                <w:rFonts w:ascii="Calibri" w:hAnsi="Calibri" w:cs="Calibri"/>
                <w:sz w:val="20"/>
                <w:szCs w:val="20"/>
                <w:lang w:eastAsia="en-AU"/>
              </w:rPr>
            </w:pPr>
            <w:r>
              <w:rPr>
                <w:rFonts w:ascii="Calibri" w:hAnsi="Calibri" w:cs="Calibri"/>
                <w:sz w:val="20"/>
                <w:szCs w:val="20"/>
                <w:lang w:eastAsia="en-AU"/>
              </w:rPr>
              <w:t>Other things to consider</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79992028" w14:textId="77777777" w:rsidR="001257B5" w:rsidRDefault="001257B5" w:rsidP="004F0683">
            <w:pPr>
              <w:spacing w:after="0" w:line="240" w:lineRule="auto"/>
              <w:rPr>
                <w:sz w:val="20"/>
                <w:szCs w:val="20"/>
                <w:lang w:eastAsia="en-AU"/>
              </w:rPr>
            </w:pPr>
            <w:r>
              <w:rPr>
                <w:sz w:val="20"/>
                <w:szCs w:val="20"/>
                <w:lang w:eastAsia="en-AU"/>
              </w:rPr>
              <w:t xml:space="preserve"> NDB </w:t>
            </w:r>
            <w:r w:rsidRPr="00A22F6D">
              <w:rPr>
                <w:b/>
                <w:bCs/>
                <w:sz w:val="20"/>
                <w:szCs w:val="20"/>
                <w:lang w:eastAsia="en-AU"/>
              </w:rPr>
              <w:t>(D1-P6)</w:t>
            </w:r>
          </w:p>
        </w:tc>
      </w:tr>
      <w:tr w:rsidR="001257B5" w14:paraId="12557299"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6E877B4" w14:textId="77777777" w:rsidR="001257B5" w:rsidRDefault="001257B5" w:rsidP="004F0683">
            <w:pPr>
              <w:rPr>
                <w:sz w:val="20"/>
                <w:szCs w:val="20"/>
                <w:lang w:eastAsia="en-AU"/>
              </w:rPr>
            </w:pPr>
            <w:r>
              <w:rPr>
                <w:sz w:val="20"/>
                <w:szCs w:val="20"/>
                <w:lang w:eastAsia="en-AU"/>
              </w:rPr>
              <w:t>15.00-15.30</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3F44FAFA" w14:textId="77777777" w:rsidR="001257B5" w:rsidRDefault="001257B5" w:rsidP="004F0683">
            <w:pPr>
              <w:rPr>
                <w:sz w:val="20"/>
                <w:szCs w:val="20"/>
                <w:lang w:eastAsia="en-AU"/>
              </w:rPr>
            </w:pPr>
            <w:r>
              <w:rPr>
                <w:sz w:val="20"/>
                <w:szCs w:val="20"/>
                <w:lang w:eastAsia="en-AU"/>
              </w:rPr>
              <w:t>Discussion and wrap up day 1</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545D1758" w14:textId="77777777" w:rsidR="001257B5" w:rsidRDefault="001257B5" w:rsidP="004F0683">
            <w:pPr>
              <w:spacing w:after="0" w:line="240" w:lineRule="auto"/>
              <w:rPr>
                <w:sz w:val="20"/>
                <w:szCs w:val="20"/>
                <w:lang w:eastAsia="en-AU"/>
              </w:rPr>
            </w:pPr>
            <w:r>
              <w:rPr>
                <w:sz w:val="20"/>
                <w:szCs w:val="20"/>
                <w:lang w:eastAsia="en-AU"/>
              </w:rPr>
              <w:t>PH/GP</w:t>
            </w:r>
          </w:p>
        </w:tc>
      </w:tr>
      <w:tr w:rsidR="001257B5" w14:paraId="3D72749B" w14:textId="77777777" w:rsidTr="004F0683">
        <w:trPr>
          <w:trHeight w:val="1141"/>
        </w:trPr>
        <w:tc>
          <w:tcPr>
            <w:tcW w:w="1526" w:type="dxa"/>
            <w:tcBorders>
              <w:top w:val="nil"/>
              <w:left w:val="single" w:sz="8" w:space="0" w:color="A3A3A3"/>
              <w:bottom w:val="single" w:sz="8" w:space="0" w:color="A3A3A3"/>
              <w:right w:val="single" w:sz="8" w:space="0" w:color="A3A3A3"/>
            </w:tcBorders>
            <w:shd w:val="clear" w:color="auto" w:fill="B6DDE8" w:themeFill="accent5" w:themeFillTint="66"/>
            <w:tcMar>
              <w:top w:w="80" w:type="dxa"/>
              <w:left w:w="80" w:type="dxa"/>
              <w:bottom w:w="80" w:type="dxa"/>
              <w:right w:w="80" w:type="dxa"/>
            </w:tcMar>
            <w:hideMark/>
          </w:tcPr>
          <w:p w14:paraId="731A1313" w14:textId="77777777" w:rsidR="001257B5" w:rsidRPr="003D6241" w:rsidRDefault="001257B5" w:rsidP="004F0683">
            <w:pPr>
              <w:rPr>
                <w:b/>
                <w:bCs/>
                <w:color w:val="000000"/>
                <w:sz w:val="20"/>
                <w:szCs w:val="20"/>
                <w:lang w:eastAsia="en-AU"/>
              </w:rPr>
            </w:pPr>
            <w:r>
              <w:rPr>
                <w:b/>
                <w:bCs/>
                <w:color w:val="000000"/>
                <w:sz w:val="20"/>
                <w:szCs w:val="20"/>
                <w:lang w:eastAsia="en-AU"/>
              </w:rPr>
              <w:t>Wednesday 31</w:t>
            </w:r>
            <w:r>
              <w:rPr>
                <w:b/>
                <w:bCs/>
                <w:color w:val="000000"/>
                <w:sz w:val="20"/>
                <w:szCs w:val="20"/>
                <w:vertAlign w:val="superscript"/>
                <w:lang w:eastAsia="en-AU"/>
              </w:rPr>
              <w:t xml:space="preserve">st </w:t>
            </w:r>
            <w:r>
              <w:rPr>
                <w:b/>
                <w:bCs/>
                <w:color w:val="000000"/>
                <w:sz w:val="20"/>
                <w:szCs w:val="20"/>
                <w:lang w:eastAsia="en-AU"/>
              </w:rPr>
              <w:t>March</w:t>
            </w:r>
          </w:p>
          <w:p w14:paraId="4A5AA248" w14:textId="77777777" w:rsidR="001257B5" w:rsidRDefault="001257B5" w:rsidP="004F0683">
            <w:pPr>
              <w:rPr>
                <w:color w:val="000000"/>
                <w:sz w:val="20"/>
                <w:szCs w:val="20"/>
                <w:lang w:eastAsia="en-AU"/>
              </w:rPr>
            </w:pPr>
            <w:r>
              <w:rPr>
                <w:color w:val="000000"/>
                <w:sz w:val="20"/>
                <w:szCs w:val="20"/>
                <w:lang w:eastAsia="en-AU"/>
              </w:rPr>
              <w:t>(Tuesday 30</w:t>
            </w:r>
            <w:r w:rsidRPr="003D6241">
              <w:rPr>
                <w:color w:val="000000"/>
                <w:sz w:val="20"/>
                <w:szCs w:val="20"/>
                <w:vertAlign w:val="superscript"/>
                <w:lang w:eastAsia="en-AU"/>
              </w:rPr>
              <w:t>th</w:t>
            </w:r>
            <w:r>
              <w:rPr>
                <w:color w:val="000000"/>
                <w:sz w:val="20"/>
                <w:szCs w:val="20"/>
                <w:lang w:eastAsia="en-AU"/>
              </w:rPr>
              <w:t xml:space="preserve">   US) </w:t>
            </w:r>
          </w:p>
        </w:tc>
        <w:tc>
          <w:tcPr>
            <w:tcW w:w="6938" w:type="dxa"/>
            <w:tcBorders>
              <w:top w:val="nil"/>
              <w:left w:val="nil"/>
              <w:bottom w:val="single" w:sz="8" w:space="0" w:color="A3A3A3"/>
              <w:right w:val="single" w:sz="8" w:space="0" w:color="A3A3A3"/>
            </w:tcBorders>
            <w:shd w:val="clear" w:color="auto" w:fill="B6DDE8" w:themeFill="accent5" w:themeFillTint="66"/>
            <w:tcMar>
              <w:top w:w="80" w:type="dxa"/>
              <w:left w:w="80" w:type="dxa"/>
              <w:bottom w:w="80" w:type="dxa"/>
              <w:right w:w="80" w:type="dxa"/>
            </w:tcMar>
            <w:hideMark/>
          </w:tcPr>
          <w:p w14:paraId="12109108" w14:textId="1FBB6346" w:rsidR="001257B5" w:rsidRDefault="001257B5" w:rsidP="004F0683">
            <w:pPr>
              <w:spacing w:after="0"/>
              <w:rPr>
                <w:b/>
                <w:bCs/>
                <w:color w:val="000000"/>
              </w:rPr>
            </w:pPr>
            <w:r w:rsidRPr="003D6241">
              <w:rPr>
                <w:b/>
                <w:bCs/>
                <w:color w:val="000000"/>
                <w:sz w:val="20"/>
                <w:szCs w:val="20"/>
                <w:lang w:eastAsia="en-AU"/>
              </w:rPr>
              <w:t xml:space="preserve">DAY </w:t>
            </w:r>
            <w:r>
              <w:rPr>
                <w:b/>
                <w:bCs/>
                <w:color w:val="000000"/>
                <w:sz w:val="20"/>
                <w:szCs w:val="20"/>
                <w:lang w:eastAsia="en-AU"/>
              </w:rPr>
              <w:t>2</w:t>
            </w:r>
            <w:r w:rsidRPr="003D6241">
              <w:rPr>
                <w:b/>
                <w:bCs/>
                <w:color w:val="000000"/>
                <w:sz w:val="20"/>
                <w:szCs w:val="20"/>
                <w:lang w:eastAsia="en-AU"/>
              </w:rPr>
              <w:t>:</w:t>
            </w:r>
            <w:r>
              <w:rPr>
                <w:color w:val="000000"/>
                <w:sz w:val="20"/>
                <w:szCs w:val="20"/>
                <w:lang w:eastAsia="en-AU"/>
              </w:rPr>
              <w:t xml:space="preserve"> </w:t>
            </w:r>
            <w:r w:rsidRPr="00B6576B">
              <w:rPr>
                <w:b/>
                <w:bCs/>
                <w:color w:val="000000"/>
              </w:rPr>
              <w:t>Preparatory Workshop for 202</w:t>
            </w:r>
            <w:r>
              <w:rPr>
                <w:b/>
                <w:bCs/>
                <w:color w:val="000000"/>
              </w:rPr>
              <w:t xml:space="preserve">1 </w:t>
            </w:r>
            <w:r w:rsidR="005236F6">
              <w:rPr>
                <w:b/>
                <w:bCs/>
                <w:color w:val="000000"/>
              </w:rPr>
              <w:t>South Pacific</w:t>
            </w:r>
            <w:r>
              <w:rPr>
                <w:b/>
                <w:bCs/>
                <w:color w:val="000000"/>
              </w:rPr>
              <w:t xml:space="preserve"> albacore assessment</w:t>
            </w:r>
          </w:p>
          <w:p w14:paraId="20989076" w14:textId="77777777" w:rsidR="001257B5" w:rsidRDefault="001257B5" w:rsidP="004F0683">
            <w:pPr>
              <w:rPr>
                <w:sz w:val="20"/>
                <w:szCs w:val="20"/>
                <w:lang w:eastAsia="en-AU"/>
              </w:rPr>
            </w:pPr>
            <w:r>
              <w:rPr>
                <w:color w:val="000000"/>
              </w:rPr>
              <w:t xml:space="preserve">E-meeting (Zoom) </w:t>
            </w:r>
            <w:r>
              <w:rPr>
                <w:color w:val="000000"/>
                <w:sz w:val="16"/>
                <w:szCs w:val="16"/>
              </w:rPr>
              <w:t>Version 5/3/2021</w:t>
            </w:r>
          </w:p>
          <w:p w14:paraId="17EACD52" w14:textId="77777777" w:rsidR="001257B5" w:rsidRDefault="001257B5" w:rsidP="004F0683">
            <w:pPr>
              <w:rPr>
                <w:sz w:val="20"/>
                <w:szCs w:val="20"/>
                <w:lang w:eastAsia="en-AU"/>
              </w:rPr>
            </w:pPr>
            <w:r>
              <w:rPr>
                <w:color w:val="000000"/>
                <w:sz w:val="20"/>
                <w:szCs w:val="20"/>
                <w:lang w:eastAsia="en-AU"/>
              </w:rPr>
              <w:t> </w:t>
            </w:r>
          </w:p>
        </w:tc>
        <w:tc>
          <w:tcPr>
            <w:tcW w:w="1732" w:type="dxa"/>
            <w:tcBorders>
              <w:top w:val="nil"/>
              <w:left w:val="nil"/>
              <w:bottom w:val="single" w:sz="8" w:space="0" w:color="A3A3A3"/>
              <w:right w:val="single" w:sz="8" w:space="0" w:color="A3A3A3"/>
            </w:tcBorders>
            <w:shd w:val="clear" w:color="auto" w:fill="B6DDE8" w:themeFill="accent5" w:themeFillTint="66"/>
            <w:tcMar>
              <w:top w:w="80" w:type="dxa"/>
              <w:left w:w="80" w:type="dxa"/>
              <w:bottom w:w="80" w:type="dxa"/>
              <w:right w:w="80" w:type="dxa"/>
            </w:tcMar>
            <w:hideMark/>
          </w:tcPr>
          <w:p w14:paraId="25D37D16" w14:textId="77777777" w:rsidR="001257B5" w:rsidRDefault="001257B5" w:rsidP="004F0683">
            <w:pPr>
              <w:spacing w:after="0" w:line="240" w:lineRule="auto"/>
              <w:rPr>
                <w:sz w:val="20"/>
                <w:szCs w:val="20"/>
                <w:lang w:eastAsia="en-AU"/>
              </w:rPr>
            </w:pPr>
            <w:r>
              <w:rPr>
                <w:color w:val="000000"/>
                <w:sz w:val="20"/>
                <w:szCs w:val="20"/>
                <w:lang w:eastAsia="en-AU"/>
              </w:rPr>
              <w:t> </w:t>
            </w:r>
          </w:p>
        </w:tc>
      </w:tr>
      <w:tr w:rsidR="001257B5" w14:paraId="0F8F0A51"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AF04050" w14:textId="77777777" w:rsidR="001257B5" w:rsidRDefault="001257B5" w:rsidP="004F0683">
            <w:pPr>
              <w:rPr>
                <w:sz w:val="20"/>
                <w:szCs w:val="20"/>
                <w:lang w:eastAsia="en-AU"/>
              </w:rPr>
            </w:pPr>
            <w:r>
              <w:rPr>
                <w:sz w:val="20"/>
                <w:szCs w:val="20"/>
                <w:lang w:eastAsia="en-AU"/>
              </w:rPr>
              <w:t>09:00 – 9.20</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1DE02D62" w14:textId="77777777" w:rsidR="001257B5" w:rsidRDefault="001257B5" w:rsidP="004F0683">
            <w:pPr>
              <w:rPr>
                <w:sz w:val="20"/>
                <w:szCs w:val="20"/>
                <w:lang w:eastAsia="en-AU"/>
              </w:rPr>
            </w:pPr>
            <w:r>
              <w:rPr>
                <w:sz w:val="20"/>
                <w:szCs w:val="20"/>
                <w:lang w:eastAsia="en-AU"/>
              </w:rPr>
              <w:t xml:space="preserve">Get online and intro to day 2 </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3C39C6DE" w14:textId="77777777" w:rsidR="001257B5" w:rsidRDefault="001257B5" w:rsidP="004F0683">
            <w:pPr>
              <w:spacing w:after="0" w:line="240" w:lineRule="auto"/>
              <w:rPr>
                <w:sz w:val="20"/>
                <w:szCs w:val="20"/>
                <w:lang w:eastAsia="en-AU"/>
              </w:rPr>
            </w:pPr>
            <w:r>
              <w:rPr>
                <w:sz w:val="20"/>
                <w:szCs w:val="20"/>
                <w:lang w:eastAsia="en-AU"/>
              </w:rPr>
              <w:t>PH</w:t>
            </w:r>
          </w:p>
        </w:tc>
      </w:tr>
      <w:tr w:rsidR="001257B5" w14:paraId="00CE75DE" w14:textId="77777777" w:rsidTr="004F0683">
        <w:trPr>
          <w:trHeight w:val="732"/>
        </w:trPr>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D8B8CD4" w14:textId="77777777" w:rsidR="001257B5" w:rsidRDefault="001257B5" w:rsidP="004F0683">
            <w:pPr>
              <w:rPr>
                <w:sz w:val="20"/>
                <w:szCs w:val="20"/>
                <w:lang w:eastAsia="en-AU"/>
              </w:rPr>
            </w:pPr>
            <w:r>
              <w:rPr>
                <w:sz w:val="20"/>
                <w:szCs w:val="20"/>
                <w:lang w:eastAsia="en-AU"/>
              </w:rPr>
              <w:t>9.20-10.30</w:t>
            </w:r>
          </w:p>
          <w:p w14:paraId="6DA6A530" w14:textId="77777777" w:rsidR="001257B5" w:rsidRDefault="001257B5" w:rsidP="004F0683">
            <w:pPr>
              <w:rPr>
                <w:i/>
                <w:iCs/>
                <w:sz w:val="20"/>
                <w:szCs w:val="20"/>
                <w:lang w:eastAsia="en-AU"/>
              </w:rPr>
            </w:pPr>
            <w:r>
              <w:rPr>
                <w:i/>
                <w:iCs/>
                <w:sz w:val="20"/>
                <w:szCs w:val="20"/>
                <w:lang w:eastAsia="en-AU"/>
              </w:rPr>
              <w:t>Session 5</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2D1C0C2A" w14:textId="77777777" w:rsidR="001257B5" w:rsidRDefault="001257B5" w:rsidP="00616D80">
            <w:pPr>
              <w:numPr>
                <w:ilvl w:val="1"/>
                <w:numId w:val="3"/>
              </w:numPr>
              <w:spacing w:after="0" w:line="240" w:lineRule="auto"/>
              <w:ind w:left="285"/>
              <w:jc w:val="left"/>
              <w:textAlignment w:val="center"/>
              <w:rPr>
                <w:sz w:val="20"/>
                <w:szCs w:val="20"/>
                <w:lang w:eastAsia="en-AU"/>
              </w:rPr>
            </w:pPr>
            <w:r>
              <w:rPr>
                <w:sz w:val="20"/>
                <w:szCs w:val="20"/>
                <w:lang w:eastAsia="en-AU"/>
              </w:rPr>
              <w:t xml:space="preserve">Previous assessment summary </w:t>
            </w:r>
          </w:p>
          <w:p w14:paraId="280B6620" w14:textId="72DC3C82" w:rsidR="001257B5" w:rsidRDefault="001257B5" w:rsidP="00616D80">
            <w:pPr>
              <w:numPr>
                <w:ilvl w:val="1"/>
                <w:numId w:val="3"/>
              </w:numPr>
              <w:spacing w:after="0" w:line="240" w:lineRule="auto"/>
              <w:ind w:left="285"/>
              <w:jc w:val="left"/>
              <w:textAlignment w:val="center"/>
              <w:rPr>
                <w:sz w:val="20"/>
                <w:szCs w:val="20"/>
                <w:lang w:eastAsia="en-AU"/>
              </w:rPr>
            </w:pPr>
            <w:r>
              <w:rPr>
                <w:sz w:val="20"/>
                <w:szCs w:val="20"/>
                <w:lang w:eastAsia="en-AU"/>
              </w:rPr>
              <w:t>Model spatial and fishery structures for the new ‘</w:t>
            </w:r>
            <w:r w:rsidR="005236F6">
              <w:rPr>
                <w:sz w:val="20"/>
                <w:szCs w:val="20"/>
                <w:lang w:eastAsia="en-AU"/>
              </w:rPr>
              <w:t>South Pacific</w:t>
            </w:r>
            <w:r>
              <w:rPr>
                <w:sz w:val="20"/>
                <w:szCs w:val="20"/>
                <w:lang w:eastAsia="en-AU"/>
              </w:rPr>
              <w:t xml:space="preserve"> wide’ albacore assessment </w:t>
            </w: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58599C4F" w14:textId="77777777" w:rsidR="001257B5" w:rsidRDefault="001257B5" w:rsidP="004F0683">
            <w:pPr>
              <w:spacing w:after="0" w:line="240" w:lineRule="auto"/>
              <w:rPr>
                <w:sz w:val="20"/>
                <w:szCs w:val="20"/>
                <w:lang w:eastAsia="en-AU"/>
              </w:rPr>
            </w:pPr>
            <w:r>
              <w:rPr>
                <w:sz w:val="20"/>
                <w:szCs w:val="20"/>
                <w:lang w:eastAsia="en-AU"/>
              </w:rPr>
              <w:t xml:space="preserve">CCJ/HX/PH </w:t>
            </w:r>
            <w:r w:rsidRPr="00082992">
              <w:rPr>
                <w:b/>
                <w:bCs/>
                <w:sz w:val="20"/>
                <w:szCs w:val="20"/>
                <w:lang w:eastAsia="en-AU"/>
              </w:rPr>
              <w:t>(D2-P1)</w:t>
            </w:r>
          </w:p>
        </w:tc>
      </w:tr>
      <w:tr w:rsidR="001257B5" w14:paraId="585EF83B" w14:textId="77777777" w:rsidTr="004F0683">
        <w:tc>
          <w:tcPr>
            <w:tcW w:w="1526" w:type="dxa"/>
            <w:tcBorders>
              <w:top w:val="nil"/>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0B8C8019" w14:textId="77777777" w:rsidR="001257B5" w:rsidRDefault="001257B5" w:rsidP="004F0683">
            <w:pPr>
              <w:rPr>
                <w:sz w:val="20"/>
                <w:szCs w:val="20"/>
                <w:lang w:eastAsia="en-AU"/>
              </w:rPr>
            </w:pPr>
            <w:r>
              <w:rPr>
                <w:color w:val="000000"/>
                <w:sz w:val="20"/>
                <w:szCs w:val="20"/>
                <w:lang w:eastAsia="en-AU"/>
              </w:rPr>
              <w:t>10:30 – 11.00</w:t>
            </w:r>
          </w:p>
        </w:tc>
        <w:tc>
          <w:tcPr>
            <w:tcW w:w="6938"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281AE646" w14:textId="77777777" w:rsidR="001257B5" w:rsidRDefault="001257B5" w:rsidP="004F0683">
            <w:pPr>
              <w:rPr>
                <w:sz w:val="20"/>
                <w:szCs w:val="20"/>
                <w:lang w:eastAsia="en-AU"/>
              </w:rPr>
            </w:pPr>
            <w:r>
              <w:rPr>
                <w:color w:val="000000"/>
                <w:sz w:val="20"/>
                <w:szCs w:val="20"/>
                <w:lang w:eastAsia="en-AU"/>
              </w:rPr>
              <w:t>BREAK</w:t>
            </w:r>
          </w:p>
        </w:tc>
        <w:tc>
          <w:tcPr>
            <w:tcW w:w="1732"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2B00CA55" w14:textId="77777777" w:rsidR="001257B5" w:rsidRDefault="001257B5" w:rsidP="004F0683">
            <w:pPr>
              <w:spacing w:after="0" w:line="240" w:lineRule="auto"/>
              <w:rPr>
                <w:sz w:val="20"/>
                <w:szCs w:val="20"/>
                <w:lang w:eastAsia="en-AU"/>
              </w:rPr>
            </w:pPr>
            <w:r>
              <w:rPr>
                <w:color w:val="000000"/>
                <w:sz w:val="20"/>
                <w:szCs w:val="20"/>
                <w:lang w:eastAsia="en-AU"/>
              </w:rPr>
              <w:t> </w:t>
            </w:r>
          </w:p>
        </w:tc>
      </w:tr>
      <w:tr w:rsidR="001257B5" w14:paraId="6BF1C0DD"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E65CD5B" w14:textId="77777777" w:rsidR="001257B5" w:rsidRDefault="001257B5" w:rsidP="004F0683">
            <w:pPr>
              <w:rPr>
                <w:sz w:val="20"/>
                <w:szCs w:val="20"/>
                <w:lang w:eastAsia="en-AU"/>
              </w:rPr>
            </w:pPr>
            <w:r>
              <w:rPr>
                <w:sz w:val="20"/>
                <w:szCs w:val="20"/>
                <w:lang w:eastAsia="en-AU"/>
              </w:rPr>
              <w:t>11.00-12.30</w:t>
            </w:r>
          </w:p>
          <w:p w14:paraId="3283FD04" w14:textId="77777777" w:rsidR="001257B5" w:rsidRDefault="001257B5" w:rsidP="004F0683">
            <w:pPr>
              <w:rPr>
                <w:i/>
                <w:iCs/>
                <w:sz w:val="20"/>
                <w:szCs w:val="20"/>
                <w:lang w:eastAsia="en-AU"/>
              </w:rPr>
            </w:pPr>
            <w:r>
              <w:rPr>
                <w:i/>
                <w:iCs/>
                <w:sz w:val="20"/>
                <w:szCs w:val="20"/>
                <w:lang w:eastAsia="en-AU"/>
              </w:rPr>
              <w:t>Session 6</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0C8E5DF2" w14:textId="77777777" w:rsidR="001257B5" w:rsidRDefault="001257B5" w:rsidP="00616D80">
            <w:pPr>
              <w:numPr>
                <w:ilvl w:val="1"/>
                <w:numId w:val="6"/>
              </w:numPr>
              <w:spacing w:after="0" w:line="240" w:lineRule="auto"/>
              <w:ind w:left="285"/>
              <w:jc w:val="left"/>
              <w:textAlignment w:val="center"/>
              <w:rPr>
                <w:rFonts w:cstheme="minorHAnsi"/>
                <w:sz w:val="20"/>
                <w:szCs w:val="20"/>
                <w:lang w:eastAsia="en-AU"/>
              </w:rPr>
            </w:pPr>
            <w:r w:rsidRPr="006B6CD3">
              <w:rPr>
                <w:rFonts w:cstheme="minorHAnsi"/>
                <w:sz w:val="20"/>
                <w:szCs w:val="20"/>
                <w:lang w:eastAsia="en-AU"/>
              </w:rPr>
              <w:t>Fishery overviews</w:t>
            </w:r>
            <w:r>
              <w:rPr>
                <w:rFonts w:cstheme="minorHAnsi"/>
                <w:sz w:val="20"/>
                <w:szCs w:val="20"/>
                <w:lang w:eastAsia="en-AU"/>
              </w:rPr>
              <w:t xml:space="preserve"> and d</w:t>
            </w:r>
            <w:r w:rsidRPr="00082992">
              <w:rPr>
                <w:rFonts w:cstheme="minorHAnsi"/>
                <w:sz w:val="20"/>
                <w:szCs w:val="20"/>
                <w:lang w:eastAsia="en-AU"/>
              </w:rPr>
              <w:t>ata inputs</w:t>
            </w:r>
          </w:p>
          <w:p w14:paraId="4CB6B813" w14:textId="77777777" w:rsidR="001257B5" w:rsidRPr="00082992" w:rsidRDefault="001257B5" w:rsidP="00616D80">
            <w:pPr>
              <w:numPr>
                <w:ilvl w:val="1"/>
                <w:numId w:val="6"/>
              </w:numPr>
              <w:spacing w:after="0" w:line="240" w:lineRule="auto"/>
              <w:ind w:left="285"/>
              <w:jc w:val="left"/>
              <w:textAlignment w:val="center"/>
              <w:rPr>
                <w:rFonts w:cstheme="minorHAnsi"/>
                <w:sz w:val="20"/>
                <w:szCs w:val="20"/>
                <w:lang w:eastAsia="en-AU"/>
              </w:rPr>
            </w:pPr>
            <w:r>
              <w:rPr>
                <w:rFonts w:cstheme="minorHAnsi"/>
                <w:sz w:val="20"/>
                <w:szCs w:val="20"/>
                <w:lang w:eastAsia="en-AU"/>
              </w:rPr>
              <w:t>L</w:t>
            </w:r>
            <w:r w:rsidRPr="00082992">
              <w:rPr>
                <w:rFonts w:cstheme="minorHAnsi"/>
                <w:sz w:val="20"/>
                <w:szCs w:val="20"/>
                <w:lang w:eastAsia="en-AU"/>
              </w:rPr>
              <w:t xml:space="preserve">ength composition </w:t>
            </w:r>
            <w:r>
              <w:rPr>
                <w:rFonts w:cstheme="minorHAnsi"/>
                <w:sz w:val="20"/>
                <w:szCs w:val="20"/>
                <w:lang w:eastAsia="en-AU"/>
              </w:rPr>
              <w:t>treatment for extraction and index fisheries</w:t>
            </w:r>
          </w:p>
          <w:p w14:paraId="18C07C5C" w14:textId="77777777" w:rsidR="001257B5" w:rsidRPr="00C47EE6" w:rsidRDefault="001257B5" w:rsidP="00616D80">
            <w:pPr>
              <w:numPr>
                <w:ilvl w:val="1"/>
                <w:numId w:val="6"/>
              </w:numPr>
              <w:spacing w:after="0" w:line="240" w:lineRule="auto"/>
              <w:ind w:left="285"/>
              <w:jc w:val="left"/>
              <w:textAlignment w:val="center"/>
              <w:rPr>
                <w:rFonts w:cstheme="minorHAnsi"/>
                <w:sz w:val="20"/>
                <w:szCs w:val="20"/>
                <w:lang w:eastAsia="en-AU"/>
              </w:rPr>
            </w:pPr>
            <w:r w:rsidRPr="00C47EE6">
              <w:rPr>
                <w:rFonts w:cstheme="minorHAnsi"/>
                <w:sz w:val="20"/>
                <w:szCs w:val="20"/>
                <w:lang w:eastAsia="en-AU"/>
              </w:rPr>
              <w:t>CPUE Index fisheries</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2B6F8587" w14:textId="77777777" w:rsidR="001257B5" w:rsidRDefault="001257B5" w:rsidP="004F0683">
            <w:pPr>
              <w:spacing w:after="0" w:line="240" w:lineRule="auto"/>
              <w:rPr>
                <w:rFonts w:ascii="Calibri" w:hAnsi="Calibri" w:cs="Calibri"/>
                <w:sz w:val="20"/>
                <w:szCs w:val="20"/>
                <w:lang w:eastAsia="en-AU"/>
              </w:rPr>
            </w:pPr>
            <w:r>
              <w:rPr>
                <w:sz w:val="20"/>
                <w:szCs w:val="20"/>
                <w:lang w:eastAsia="en-AU"/>
              </w:rPr>
              <w:t xml:space="preserve">CCJ/HX </w:t>
            </w:r>
            <w:r w:rsidRPr="00082992">
              <w:rPr>
                <w:b/>
                <w:bCs/>
                <w:sz w:val="20"/>
                <w:szCs w:val="20"/>
                <w:lang w:eastAsia="en-AU"/>
              </w:rPr>
              <w:t>(D2-P2)</w:t>
            </w:r>
            <w:r>
              <w:rPr>
                <w:rFonts w:ascii="Calibri" w:hAnsi="Calibri" w:cs="Calibri"/>
                <w:sz w:val="20"/>
                <w:szCs w:val="20"/>
                <w:lang w:eastAsia="en-AU"/>
              </w:rPr>
              <w:t xml:space="preserve"> </w:t>
            </w:r>
          </w:p>
          <w:p w14:paraId="7062570B"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TP</w:t>
            </w:r>
          </w:p>
          <w:p w14:paraId="07B23A62" w14:textId="77777777" w:rsidR="001257B5" w:rsidRDefault="001257B5" w:rsidP="004F0683">
            <w:pPr>
              <w:spacing w:after="0" w:line="240" w:lineRule="auto"/>
              <w:rPr>
                <w:rFonts w:ascii="Calibri" w:hAnsi="Calibri" w:cs="Calibri"/>
                <w:b/>
                <w:bCs/>
                <w:sz w:val="20"/>
                <w:szCs w:val="20"/>
                <w:lang w:eastAsia="en-AU"/>
              </w:rPr>
            </w:pPr>
            <w:r>
              <w:rPr>
                <w:rFonts w:ascii="Calibri" w:hAnsi="Calibri" w:cs="Calibri"/>
                <w:sz w:val="20"/>
                <w:szCs w:val="20"/>
                <w:lang w:eastAsia="en-AU"/>
              </w:rPr>
              <w:t>TV</w:t>
            </w:r>
            <w:r>
              <w:rPr>
                <w:rFonts w:ascii="Calibri" w:hAnsi="Calibri" w:cs="Calibri"/>
                <w:b/>
                <w:bCs/>
                <w:sz w:val="20"/>
                <w:szCs w:val="20"/>
                <w:lang w:eastAsia="en-AU"/>
              </w:rPr>
              <w:t xml:space="preserve"> (D2-P3)</w:t>
            </w:r>
          </w:p>
          <w:p w14:paraId="5B767EF7" w14:textId="77777777" w:rsidR="001257B5" w:rsidRDefault="001257B5" w:rsidP="004F0683">
            <w:pPr>
              <w:spacing w:after="0" w:line="240" w:lineRule="auto"/>
              <w:rPr>
                <w:rFonts w:ascii="Calibri" w:hAnsi="Calibri" w:cs="Calibri"/>
                <w:sz w:val="20"/>
                <w:szCs w:val="20"/>
                <w:lang w:eastAsia="en-AU"/>
              </w:rPr>
            </w:pPr>
          </w:p>
        </w:tc>
      </w:tr>
      <w:tr w:rsidR="001257B5" w14:paraId="7299F20F" w14:textId="77777777" w:rsidTr="004F0683">
        <w:tc>
          <w:tcPr>
            <w:tcW w:w="1526" w:type="dxa"/>
            <w:tcBorders>
              <w:top w:val="nil"/>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3480D725" w14:textId="77777777" w:rsidR="001257B5" w:rsidRDefault="001257B5" w:rsidP="004F0683">
            <w:pPr>
              <w:rPr>
                <w:color w:val="000000"/>
                <w:sz w:val="20"/>
                <w:szCs w:val="20"/>
                <w:lang w:eastAsia="en-AU"/>
              </w:rPr>
            </w:pPr>
            <w:r>
              <w:rPr>
                <w:color w:val="000000"/>
                <w:sz w:val="20"/>
                <w:szCs w:val="20"/>
                <w:lang w:eastAsia="en-AU"/>
              </w:rPr>
              <w:t>12.30-13.30</w:t>
            </w:r>
          </w:p>
        </w:tc>
        <w:tc>
          <w:tcPr>
            <w:tcW w:w="6938"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4DCA7FD5" w14:textId="77777777" w:rsidR="001257B5" w:rsidRDefault="001257B5" w:rsidP="004F0683">
            <w:pPr>
              <w:rPr>
                <w:sz w:val="20"/>
                <w:szCs w:val="20"/>
                <w:lang w:eastAsia="en-AU"/>
              </w:rPr>
            </w:pPr>
            <w:r>
              <w:rPr>
                <w:color w:val="000000"/>
                <w:sz w:val="20"/>
                <w:szCs w:val="20"/>
                <w:lang w:eastAsia="en-AU"/>
              </w:rPr>
              <w:t> BREAK</w:t>
            </w:r>
          </w:p>
        </w:tc>
        <w:tc>
          <w:tcPr>
            <w:tcW w:w="1732"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hideMark/>
          </w:tcPr>
          <w:p w14:paraId="6C96DC9A" w14:textId="77777777" w:rsidR="001257B5" w:rsidRDefault="001257B5" w:rsidP="004F0683">
            <w:pPr>
              <w:spacing w:after="0" w:line="240" w:lineRule="auto"/>
              <w:rPr>
                <w:sz w:val="20"/>
                <w:szCs w:val="20"/>
                <w:lang w:eastAsia="en-AU"/>
              </w:rPr>
            </w:pPr>
            <w:r>
              <w:rPr>
                <w:color w:val="000000"/>
                <w:sz w:val="20"/>
                <w:szCs w:val="20"/>
                <w:lang w:eastAsia="en-AU"/>
              </w:rPr>
              <w:t> </w:t>
            </w:r>
          </w:p>
        </w:tc>
      </w:tr>
      <w:tr w:rsidR="001257B5" w14:paraId="2E3961CB"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16E81BDE" w14:textId="77777777" w:rsidR="001257B5" w:rsidRDefault="001257B5" w:rsidP="004F0683">
            <w:pPr>
              <w:rPr>
                <w:sz w:val="20"/>
                <w:szCs w:val="20"/>
                <w:lang w:eastAsia="en-AU"/>
              </w:rPr>
            </w:pPr>
            <w:r>
              <w:rPr>
                <w:sz w:val="20"/>
                <w:szCs w:val="20"/>
                <w:lang w:eastAsia="en-AU"/>
              </w:rPr>
              <w:t>13:30 – 15:00</w:t>
            </w:r>
          </w:p>
          <w:p w14:paraId="6181D535" w14:textId="77777777" w:rsidR="001257B5" w:rsidRDefault="001257B5" w:rsidP="004F0683">
            <w:pPr>
              <w:rPr>
                <w:i/>
                <w:iCs/>
                <w:sz w:val="20"/>
                <w:szCs w:val="20"/>
                <w:lang w:eastAsia="en-AU"/>
              </w:rPr>
            </w:pPr>
            <w:r>
              <w:rPr>
                <w:i/>
                <w:iCs/>
                <w:sz w:val="20"/>
                <w:szCs w:val="20"/>
                <w:lang w:eastAsia="en-AU"/>
              </w:rPr>
              <w:t>Session 7</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4CDD4FFC" w14:textId="77777777" w:rsidR="001257B5" w:rsidRPr="00C47EE6" w:rsidRDefault="001257B5" w:rsidP="00616D80">
            <w:pPr>
              <w:pStyle w:val="ListParagraph"/>
              <w:numPr>
                <w:ilvl w:val="0"/>
                <w:numId w:val="56"/>
              </w:numPr>
              <w:spacing w:after="0" w:line="240" w:lineRule="auto"/>
              <w:jc w:val="left"/>
              <w:textAlignment w:val="center"/>
              <w:rPr>
                <w:sz w:val="20"/>
                <w:szCs w:val="20"/>
                <w:lang w:eastAsia="en-AU"/>
              </w:rPr>
            </w:pPr>
            <w:r w:rsidRPr="00C47EE6">
              <w:rPr>
                <w:sz w:val="20"/>
                <w:szCs w:val="20"/>
                <w:lang w:eastAsia="en-AU"/>
              </w:rPr>
              <w:t>New growth estimation work</w:t>
            </w:r>
          </w:p>
          <w:p w14:paraId="61524871" w14:textId="77777777" w:rsidR="001257B5" w:rsidRPr="00C47EE6" w:rsidRDefault="001257B5" w:rsidP="00616D80">
            <w:pPr>
              <w:pStyle w:val="ListParagraph"/>
              <w:numPr>
                <w:ilvl w:val="0"/>
                <w:numId w:val="56"/>
              </w:numPr>
              <w:spacing w:after="0" w:line="240" w:lineRule="auto"/>
              <w:jc w:val="left"/>
              <w:textAlignment w:val="center"/>
              <w:rPr>
                <w:sz w:val="20"/>
                <w:szCs w:val="20"/>
                <w:lang w:eastAsia="en-AU"/>
              </w:rPr>
            </w:pPr>
            <w:r w:rsidRPr="00C47EE6">
              <w:rPr>
                <w:sz w:val="20"/>
                <w:szCs w:val="20"/>
                <w:lang w:eastAsia="en-AU"/>
              </w:rPr>
              <w:t>Biological assumptions, and single v two sex?</w:t>
            </w:r>
          </w:p>
          <w:p w14:paraId="2CB20559" w14:textId="77777777" w:rsidR="001257B5" w:rsidRPr="00C47EE6" w:rsidRDefault="001257B5" w:rsidP="004F0683">
            <w:pPr>
              <w:pStyle w:val="ListParagraph"/>
              <w:spacing w:after="0" w:line="240" w:lineRule="auto"/>
              <w:textAlignment w:val="center"/>
              <w:rPr>
                <w:sz w:val="20"/>
                <w:szCs w:val="20"/>
                <w:lang w:eastAsia="en-AU"/>
              </w:rPr>
            </w:pPr>
          </w:p>
          <w:p w14:paraId="4483E932" w14:textId="77777777" w:rsidR="001257B5" w:rsidRPr="00FC2B35" w:rsidRDefault="001257B5" w:rsidP="00616D80">
            <w:pPr>
              <w:numPr>
                <w:ilvl w:val="1"/>
                <w:numId w:val="7"/>
              </w:numPr>
              <w:tabs>
                <w:tab w:val="clear" w:pos="1440"/>
                <w:tab w:val="num" w:pos="360"/>
              </w:tabs>
              <w:spacing w:after="0" w:line="240" w:lineRule="auto"/>
              <w:ind w:left="360"/>
              <w:jc w:val="left"/>
              <w:textAlignment w:val="center"/>
              <w:rPr>
                <w:sz w:val="20"/>
                <w:szCs w:val="20"/>
                <w:lang w:eastAsia="en-AU"/>
              </w:rPr>
            </w:pPr>
            <w:r w:rsidRPr="002E2642">
              <w:rPr>
                <w:sz w:val="20"/>
                <w:szCs w:val="20"/>
                <w:lang w:eastAsia="en-AU"/>
              </w:rPr>
              <w:t>Stepwise</w:t>
            </w:r>
            <w:r>
              <w:rPr>
                <w:sz w:val="20"/>
                <w:szCs w:val="20"/>
                <w:lang w:eastAsia="en-AU"/>
              </w:rPr>
              <w:t xml:space="preserve"> diagnostic</w:t>
            </w:r>
            <w:r w:rsidRPr="002E2642">
              <w:rPr>
                <w:sz w:val="20"/>
                <w:szCs w:val="20"/>
                <w:lang w:eastAsia="en-AU"/>
              </w:rPr>
              <w:t xml:space="preserve"> model development</w:t>
            </w:r>
            <w:r>
              <w:rPr>
                <w:sz w:val="20"/>
                <w:szCs w:val="20"/>
                <w:lang w:eastAsia="en-AU"/>
              </w:rPr>
              <w:t xml:space="preserve"> and sensitivities</w:t>
            </w:r>
          </w:p>
          <w:p w14:paraId="1395F00B" w14:textId="77777777" w:rsidR="001257B5" w:rsidRDefault="001257B5" w:rsidP="00616D80">
            <w:pPr>
              <w:numPr>
                <w:ilvl w:val="1"/>
                <w:numId w:val="7"/>
              </w:numPr>
              <w:tabs>
                <w:tab w:val="clear" w:pos="1440"/>
                <w:tab w:val="num" w:pos="360"/>
              </w:tabs>
              <w:spacing w:after="0" w:line="240" w:lineRule="auto"/>
              <w:ind w:left="360"/>
              <w:jc w:val="left"/>
              <w:textAlignment w:val="center"/>
              <w:rPr>
                <w:sz w:val="20"/>
                <w:szCs w:val="20"/>
                <w:lang w:eastAsia="en-AU"/>
              </w:rPr>
            </w:pPr>
            <w:r>
              <w:rPr>
                <w:sz w:val="20"/>
                <w:szCs w:val="20"/>
                <w:lang w:eastAsia="en-AU"/>
              </w:rPr>
              <w:t>Proposed uncertainty</w:t>
            </w:r>
            <w:r w:rsidRPr="006B6CD3">
              <w:rPr>
                <w:sz w:val="20"/>
                <w:szCs w:val="20"/>
                <w:lang w:eastAsia="en-AU"/>
              </w:rPr>
              <w:t xml:space="preserve"> grid</w:t>
            </w:r>
            <w:r>
              <w:rPr>
                <w:sz w:val="20"/>
                <w:szCs w:val="20"/>
                <w:lang w:eastAsia="en-AU"/>
              </w:rPr>
              <w:t xml:space="preserve"> </w:t>
            </w:r>
          </w:p>
          <w:p w14:paraId="7A269768" w14:textId="77777777" w:rsidR="001257B5" w:rsidRPr="006B6CD3" w:rsidRDefault="001257B5" w:rsidP="00616D80">
            <w:pPr>
              <w:numPr>
                <w:ilvl w:val="1"/>
                <w:numId w:val="7"/>
              </w:numPr>
              <w:tabs>
                <w:tab w:val="clear" w:pos="1440"/>
                <w:tab w:val="num" w:pos="360"/>
              </w:tabs>
              <w:spacing w:after="0" w:line="240" w:lineRule="auto"/>
              <w:ind w:left="360"/>
              <w:jc w:val="left"/>
              <w:textAlignment w:val="center"/>
              <w:rPr>
                <w:sz w:val="20"/>
                <w:szCs w:val="20"/>
                <w:lang w:eastAsia="en-AU"/>
              </w:rPr>
            </w:pPr>
            <w:r>
              <w:rPr>
                <w:sz w:val="20"/>
                <w:szCs w:val="20"/>
                <w:lang w:eastAsia="en-AU"/>
              </w:rPr>
              <w:t xml:space="preserve">Other </w:t>
            </w:r>
            <w:r w:rsidRPr="006B6CD3">
              <w:rPr>
                <w:sz w:val="20"/>
                <w:szCs w:val="20"/>
                <w:lang w:eastAsia="en-AU"/>
              </w:rPr>
              <w:t xml:space="preserve">                                                     </w:t>
            </w:r>
          </w:p>
          <w:p w14:paraId="358B6093" w14:textId="77777777" w:rsidR="001257B5" w:rsidRDefault="001257B5" w:rsidP="004F0683">
            <w:pPr>
              <w:spacing w:after="0" w:line="240" w:lineRule="auto"/>
              <w:ind w:left="285"/>
              <w:textAlignment w:val="center"/>
              <w:rPr>
                <w:rFonts w:ascii="Times New Roman" w:hAnsi="Times New Roman" w:cs="Times New Roman"/>
                <w:sz w:val="24"/>
                <w:szCs w:val="24"/>
                <w:lang w:eastAsia="en-AU"/>
              </w:rPr>
            </w:pP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3F04C18B" w14:textId="77777777" w:rsidR="001257B5" w:rsidRDefault="001257B5" w:rsidP="004F0683">
            <w:pPr>
              <w:spacing w:after="0" w:line="240" w:lineRule="auto"/>
              <w:rPr>
                <w:b/>
                <w:bCs/>
                <w:sz w:val="20"/>
                <w:szCs w:val="20"/>
                <w:lang w:eastAsia="en-AU"/>
              </w:rPr>
            </w:pPr>
            <w:r>
              <w:rPr>
                <w:sz w:val="20"/>
                <w:szCs w:val="20"/>
                <w:lang w:eastAsia="en-AU"/>
              </w:rPr>
              <w:t xml:space="preserve">JF </w:t>
            </w:r>
            <w:r w:rsidRPr="00FC2B35">
              <w:rPr>
                <w:b/>
                <w:bCs/>
                <w:sz w:val="20"/>
                <w:szCs w:val="20"/>
                <w:lang w:eastAsia="en-AU"/>
              </w:rPr>
              <w:t>(D2-P5)</w:t>
            </w:r>
          </w:p>
          <w:p w14:paraId="3481B8AE" w14:textId="77777777" w:rsidR="001257B5" w:rsidRDefault="001257B5" w:rsidP="004F0683">
            <w:pPr>
              <w:spacing w:after="0" w:line="240" w:lineRule="auto"/>
              <w:rPr>
                <w:rFonts w:ascii="Calibri" w:hAnsi="Calibri" w:cs="Calibri"/>
                <w:b/>
                <w:bCs/>
                <w:sz w:val="20"/>
                <w:szCs w:val="20"/>
                <w:lang w:eastAsia="en-AU"/>
              </w:rPr>
            </w:pPr>
            <w:r w:rsidRPr="00082992">
              <w:rPr>
                <w:rFonts w:ascii="Calibri" w:hAnsi="Calibri" w:cs="Calibri"/>
                <w:sz w:val="20"/>
                <w:szCs w:val="20"/>
                <w:lang w:eastAsia="en-AU"/>
              </w:rPr>
              <w:t xml:space="preserve">CCJ </w:t>
            </w:r>
            <w:r>
              <w:rPr>
                <w:rFonts w:ascii="Calibri" w:hAnsi="Calibri" w:cs="Calibri"/>
                <w:b/>
                <w:bCs/>
                <w:sz w:val="20"/>
                <w:szCs w:val="20"/>
                <w:lang w:eastAsia="en-AU"/>
              </w:rPr>
              <w:t>(D2-P4)</w:t>
            </w:r>
          </w:p>
          <w:p w14:paraId="6F96B41D" w14:textId="77777777" w:rsidR="001257B5" w:rsidRDefault="001257B5" w:rsidP="004F0683">
            <w:pPr>
              <w:spacing w:after="0" w:line="240" w:lineRule="auto"/>
              <w:rPr>
                <w:sz w:val="20"/>
                <w:szCs w:val="20"/>
                <w:lang w:eastAsia="en-AU"/>
              </w:rPr>
            </w:pPr>
          </w:p>
          <w:p w14:paraId="0388B2A0" w14:textId="77777777" w:rsidR="001257B5" w:rsidRPr="00E52CC4" w:rsidRDefault="001257B5" w:rsidP="004F0683">
            <w:pPr>
              <w:spacing w:after="0" w:line="240" w:lineRule="auto"/>
              <w:rPr>
                <w:rFonts w:ascii="Calibri" w:hAnsi="Calibri" w:cs="Calibri"/>
                <w:sz w:val="20"/>
                <w:szCs w:val="20"/>
                <w:lang w:eastAsia="en-AU"/>
              </w:rPr>
            </w:pPr>
            <w:r>
              <w:rPr>
                <w:sz w:val="20"/>
                <w:szCs w:val="20"/>
                <w:lang w:eastAsia="en-AU"/>
              </w:rPr>
              <w:t xml:space="preserve">CCJ/HX </w:t>
            </w:r>
            <w:r w:rsidRPr="00FC2B35">
              <w:rPr>
                <w:b/>
                <w:bCs/>
                <w:sz w:val="20"/>
                <w:szCs w:val="20"/>
                <w:lang w:eastAsia="en-AU"/>
              </w:rPr>
              <w:t>(D2-P6)</w:t>
            </w:r>
          </w:p>
        </w:tc>
      </w:tr>
      <w:tr w:rsidR="001257B5" w14:paraId="2516339C"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A696F07" w14:textId="77777777" w:rsidR="001257B5" w:rsidRDefault="001257B5" w:rsidP="004F0683">
            <w:pPr>
              <w:rPr>
                <w:sz w:val="20"/>
                <w:szCs w:val="20"/>
                <w:lang w:eastAsia="en-AU"/>
              </w:rPr>
            </w:pPr>
            <w:r>
              <w:rPr>
                <w:sz w:val="20"/>
                <w:szCs w:val="20"/>
                <w:lang w:eastAsia="en-AU"/>
              </w:rPr>
              <w:t> 15.00-15.10</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69D547EA" w14:textId="77777777" w:rsidR="001257B5" w:rsidRDefault="001257B5" w:rsidP="004F0683">
            <w:pPr>
              <w:rPr>
                <w:sz w:val="20"/>
                <w:szCs w:val="20"/>
                <w:lang w:eastAsia="en-AU"/>
              </w:rPr>
            </w:pPr>
            <w:r>
              <w:rPr>
                <w:sz w:val="20"/>
                <w:szCs w:val="20"/>
                <w:lang w:eastAsia="en-AU"/>
              </w:rPr>
              <w:t>Discussion and wrap up day 2</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3634DD2F" w14:textId="77777777" w:rsidR="001257B5" w:rsidRDefault="001257B5" w:rsidP="004F0683">
            <w:pPr>
              <w:spacing w:after="0" w:line="240" w:lineRule="auto"/>
              <w:rPr>
                <w:sz w:val="20"/>
                <w:szCs w:val="20"/>
                <w:lang w:eastAsia="en-AU"/>
              </w:rPr>
            </w:pPr>
            <w:r>
              <w:rPr>
                <w:sz w:val="20"/>
                <w:szCs w:val="20"/>
                <w:lang w:eastAsia="en-AU"/>
              </w:rPr>
              <w:t> PH</w:t>
            </w:r>
          </w:p>
        </w:tc>
      </w:tr>
      <w:tr w:rsidR="001257B5" w14:paraId="2D06AFFD" w14:textId="77777777" w:rsidTr="004F0683">
        <w:tc>
          <w:tcPr>
            <w:tcW w:w="1526" w:type="dxa"/>
            <w:tcBorders>
              <w:top w:val="nil"/>
              <w:left w:val="single" w:sz="8" w:space="0" w:color="A3A3A3"/>
              <w:bottom w:val="single" w:sz="8" w:space="0" w:color="A3A3A3"/>
              <w:right w:val="single" w:sz="8" w:space="0" w:color="A3A3A3"/>
            </w:tcBorders>
            <w:shd w:val="clear" w:color="auto" w:fill="B6DDE8" w:themeFill="accent5" w:themeFillTint="66"/>
            <w:tcMar>
              <w:top w:w="80" w:type="dxa"/>
              <w:left w:w="80" w:type="dxa"/>
              <w:bottom w:w="80" w:type="dxa"/>
              <w:right w:w="80" w:type="dxa"/>
            </w:tcMar>
          </w:tcPr>
          <w:p w14:paraId="5FC6B1D9" w14:textId="77777777" w:rsidR="001257B5" w:rsidRDefault="001257B5" w:rsidP="004F0683">
            <w:pPr>
              <w:rPr>
                <w:b/>
                <w:bCs/>
              </w:rPr>
            </w:pPr>
            <w:r w:rsidRPr="00E53DC9">
              <w:rPr>
                <w:b/>
                <w:bCs/>
              </w:rPr>
              <w:t xml:space="preserve">Thursday 1st April </w:t>
            </w:r>
          </w:p>
          <w:p w14:paraId="64A1CB4A" w14:textId="77777777" w:rsidR="001257B5" w:rsidRPr="00E53DC9" w:rsidRDefault="001257B5" w:rsidP="004F0683">
            <w:pPr>
              <w:rPr>
                <w:b/>
                <w:bCs/>
                <w:sz w:val="20"/>
                <w:szCs w:val="20"/>
                <w:lang w:eastAsia="en-AU"/>
              </w:rPr>
            </w:pPr>
            <w:r>
              <w:rPr>
                <w:color w:val="000000"/>
                <w:sz w:val="20"/>
                <w:szCs w:val="20"/>
                <w:lang w:eastAsia="en-AU"/>
              </w:rPr>
              <w:t>(Wed 30</w:t>
            </w:r>
            <w:r w:rsidRPr="003D6241">
              <w:rPr>
                <w:color w:val="000000"/>
                <w:sz w:val="20"/>
                <w:szCs w:val="20"/>
                <w:vertAlign w:val="superscript"/>
                <w:lang w:eastAsia="en-AU"/>
              </w:rPr>
              <w:t>th</w:t>
            </w:r>
            <w:r>
              <w:rPr>
                <w:color w:val="000000"/>
                <w:sz w:val="20"/>
                <w:szCs w:val="20"/>
                <w:lang w:eastAsia="en-AU"/>
              </w:rPr>
              <w:t xml:space="preserve">   US)</w:t>
            </w:r>
          </w:p>
        </w:tc>
        <w:tc>
          <w:tcPr>
            <w:tcW w:w="6938" w:type="dxa"/>
            <w:tcBorders>
              <w:top w:val="nil"/>
              <w:left w:val="nil"/>
              <w:bottom w:val="single" w:sz="8" w:space="0" w:color="A3A3A3"/>
              <w:right w:val="single" w:sz="8" w:space="0" w:color="A3A3A3"/>
            </w:tcBorders>
            <w:shd w:val="clear" w:color="auto" w:fill="B6DDE8" w:themeFill="accent5" w:themeFillTint="66"/>
            <w:tcMar>
              <w:top w:w="80" w:type="dxa"/>
              <w:left w:w="80" w:type="dxa"/>
              <w:bottom w:w="80" w:type="dxa"/>
              <w:right w:w="80" w:type="dxa"/>
            </w:tcMar>
          </w:tcPr>
          <w:p w14:paraId="2E00C095" w14:textId="77777777" w:rsidR="001257B5" w:rsidRPr="00E53DC9" w:rsidRDefault="001257B5" w:rsidP="004F0683">
            <w:pPr>
              <w:rPr>
                <w:b/>
                <w:bCs/>
                <w:sz w:val="20"/>
                <w:szCs w:val="20"/>
                <w:lang w:eastAsia="en-AU"/>
              </w:rPr>
            </w:pPr>
            <w:r w:rsidRPr="00E53DC9">
              <w:rPr>
                <w:b/>
                <w:bCs/>
                <w:sz w:val="20"/>
                <w:szCs w:val="20"/>
                <w:lang w:eastAsia="en-AU"/>
              </w:rPr>
              <w:t>DAY 3: Preparatory Workshop for 2021 southwest Pacific blue</w:t>
            </w:r>
            <w:r>
              <w:rPr>
                <w:b/>
                <w:bCs/>
                <w:sz w:val="20"/>
                <w:szCs w:val="20"/>
                <w:lang w:eastAsia="en-AU"/>
              </w:rPr>
              <w:t xml:space="preserve"> </w:t>
            </w:r>
            <w:r w:rsidRPr="00E53DC9">
              <w:rPr>
                <w:b/>
                <w:bCs/>
                <w:sz w:val="20"/>
                <w:szCs w:val="20"/>
                <w:lang w:eastAsia="en-AU"/>
              </w:rPr>
              <w:t>shark assessment</w:t>
            </w:r>
          </w:p>
          <w:p w14:paraId="6DE8E0C7" w14:textId="77777777" w:rsidR="001257B5" w:rsidRDefault="001257B5" w:rsidP="004F0683">
            <w:pPr>
              <w:rPr>
                <w:sz w:val="20"/>
                <w:szCs w:val="20"/>
                <w:lang w:eastAsia="en-AU"/>
              </w:rPr>
            </w:pPr>
            <w:r w:rsidRPr="006B6CD3">
              <w:rPr>
                <w:sz w:val="20"/>
                <w:szCs w:val="20"/>
                <w:lang w:eastAsia="en-AU"/>
              </w:rPr>
              <w:t>E-meeting (Zoom) Version 5/3/2021</w:t>
            </w:r>
          </w:p>
        </w:tc>
        <w:tc>
          <w:tcPr>
            <w:tcW w:w="1732" w:type="dxa"/>
            <w:tcBorders>
              <w:top w:val="nil"/>
              <w:left w:val="nil"/>
              <w:bottom w:val="single" w:sz="8" w:space="0" w:color="A3A3A3"/>
              <w:right w:val="single" w:sz="8" w:space="0" w:color="A3A3A3"/>
            </w:tcBorders>
            <w:shd w:val="clear" w:color="auto" w:fill="B6DDE8" w:themeFill="accent5" w:themeFillTint="66"/>
            <w:tcMar>
              <w:top w:w="80" w:type="dxa"/>
              <w:left w:w="80" w:type="dxa"/>
              <w:bottom w:w="80" w:type="dxa"/>
              <w:right w:w="80" w:type="dxa"/>
            </w:tcMar>
          </w:tcPr>
          <w:p w14:paraId="1A042B88" w14:textId="77777777" w:rsidR="001257B5" w:rsidRDefault="001257B5" w:rsidP="004F0683">
            <w:pPr>
              <w:spacing w:after="0" w:line="240" w:lineRule="auto"/>
              <w:rPr>
                <w:sz w:val="20"/>
                <w:szCs w:val="20"/>
                <w:lang w:eastAsia="en-AU"/>
              </w:rPr>
            </w:pPr>
          </w:p>
        </w:tc>
      </w:tr>
      <w:tr w:rsidR="001257B5" w14:paraId="59C438E3"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749A3D7F" w14:textId="77777777" w:rsidR="001257B5" w:rsidRDefault="001257B5" w:rsidP="004F0683">
            <w:pPr>
              <w:rPr>
                <w:sz w:val="20"/>
                <w:szCs w:val="20"/>
                <w:lang w:eastAsia="en-AU"/>
              </w:rPr>
            </w:pPr>
            <w:r>
              <w:rPr>
                <w:sz w:val="20"/>
                <w:szCs w:val="20"/>
                <w:lang w:eastAsia="en-AU"/>
              </w:rPr>
              <w:t>09.00-9.10</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5C362101" w14:textId="77777777" w:rsidR="001257B5" w:rsidRDefault="001257B5" w:rsidP="004F0683">
            <w:pPr>
              <w:rPr>
                <w:sz w:val="20"/>
                <w:szCs w:val="20"/>
                <w:lang w:eastAsia="en-AU"/>
              </w:rPr>
            </w:pPr>
            <w:r>
              <w:t>Get online and intro to day 3</w:t>
            </w: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239D048C" w14:textId="77777777" w:rsidR="001257B5" w:rsidRDefault="001257B5" w:rsidP="004F0683">
            <w:pPr>
              <w:spacing w:after="0" w:line="240" w:lineRule="auto"/>
              <w:rPr>
                <w:sz w:val="20"/>
                <w:szCs w:val="20"/>
                <w:lang w:eastAsia="en-AU"/>
              </w:rPr>
            </w:pPr>
            <w:r>
              <w:t>PH</w:t>
            </w:r>
          </w:p>
        </w:tc>
      </w:tr>
      <w:tr w:rsidR="001257B5" w14:paraId="4DD79176"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57C747FC" w14:textId="77777777" w:rsidR="001257B5" w:rsidRDefault="001257B5" w:rsidP="004F0683">
            <w:pPr>
              <w:rPr>
                <w:rFonts w:cstheme="minorHAnsi"/>
                <w:lang w:eastAsia="en-AU"/>
              </w:rPr>
            </w:pPr>
            <w:r w:rsidRPr="00E53DC9">
              <w:rPr>
                <w:rFonts w:cstheme="minorHAnsi"/>
                <w:lang w:eastAsia="en-AU"/>
              </w:rPr>
              <w:t>9.10-9.</w:t>
            </w:r>
            <w:r>
              <w:rPr>
                <w:rFonts w:cstheme="minorHAnsi"/>
                <w:lang w:eastAsia="en-AU"/>
              </w:rPr>
              <w:t>40</w:t>
            </w:r>
          </w:p>
          <w:p w14:paraId="1321817D" w14:textId="77777777" w:rsidR="001257B5" w:rsidRPr="00E53DC9" w:rsidRDefault="001257B5" w:rsidP="004F0683">
            <w:pPr>
              <w:rPr>
                <w:rFonts w:cstheme="minorHAnsi"/>
                <w:lang w:eastAsia="en-AU"/>
              </w:rPr>
            </w:pPr>
            <w:r>
              <w:rPr>
                <w:rFonts w:cstheme="minorHAnsi"/>
                <w:lang w:eastAsia="en-AU"/>
              </w:rPr>
              <w:t>Session 8</w:t>
            </w:r>
          </w:p>
        </w:tc>
        <w:tc>
          <w:tcPr>
            <w:tcW w:w="6938" w:type="dxa"/>
            <w:tcBorders>
              <w:top w:val="nil"/>
              <w:left w:val="nil"/>
              <w:bottom w:val="single" w:sz="8" w:space="0" w:color="A3A3A3"/>
              <w:right w:val="single" w:sz="8" w:space="0" w:color="A3A3A3"/>
            </w:tcBorders>
            <w:tcMar>
              <w:top w:w="80" w:type="dxa"/>
              <w:left w:w="80" w:type="dxa"/>
              <w:bottom w:w="80" w:type="dxa"/>
              <w:right w:w="80" w:type="dxa"/>
            </w:tcMar>
            <w:hideMark/>
          </w:tcPr>
          <w:p w14:paraId="07716451" w14:textId="77777777" w:rsidR="001257B5" w:rsidRPr="00E53DC9" w:rsidRDefault="001257B5" w:rsidP="00616D80">
            <w:pPr>
              <w:numPr>
                <w:ilvl w:val="1"/>
                <w:numId w:val="8"/>
              </w:numPr>
              <w:tabs>
                <w:tab w:val="clear" w:pos="1440"/>
                <w:tab w:val="num" w:pos="360"/>
              </w:tabs>
              <w:spacing w:after="0" w:line="240" w:lineRule="auto"/>
              <w:ind w:left="285"/>
              <w:jc w:val="left"/>
              <w:textAlignment w:val="center"/>
              <w:rPr>
                <w:rFonts w:cstheme="minorHAnsi"/>
                <w:sz w:val="20"/>
                <w:szCs w:val="20"/>
                <w:lang w:eastAsia="en-AU"/>
              </w:rPr>
            </w:pPr>
            <w:r w:rsidRPr="00E53DC9">
              <w:rPr>
                <w:rFonts w:cstheme="minorHAnsi"/>
                <w:sz w:val="20"/>
                <w:szCs w:val="20"/>
                <w:lang w:eastAsia="en-AU"/>
              </w:rPr>
              <w:t>Recent developments</w:t>
            </w:r>
            <w:r>
              <w:rPr>
                <w:rFonts w:cstheme="minorHAnsi"/>
                <w:sz w:val="20"/>
                <w:szCs w:val="20"/>
                <w:lang w:eastAsia="en-AU"/>
              </w:rPr>
              <w:t xml:space="preserve"> and future work for</w:t>
            </w:r>
            <w:r w:rsidRPr="00E53DC9">
              <w:rPr>
                <w:rFonts w:cstheme="minorHAnsi"/>
                <w:sz w:val="20"/>
                <w:szCs w:val="20"/>
                <w:lang w:eastAsia="en-AU"/>
              </w:rPr>
              <w:t xml:space="preserve"> Multifan-CL</w:t>
            </w:r>
            <w:r>
              <w:rPr>
                <w:rFonts w:cstheme="minorHAnsi"/>
                <w:sz w:val="20"/>
                <w:szCs w:val="20"/>
                <w:lang w:eastAsia="en-AU"/>
              </w:rPr>
              <w:t xml:space="preserve"> </w:t>
            </w:r>
          </w:p>
        </w:tc>
        <w:tc>
          <w:tcPr>
            <w:tcW w:w="1732" w:type="dxa"/>
            <w:tcBorders>
              <w:top w:val="nil"/>
              <w:left w:val="nil"/>
              <w:bottom w:val="single" w:sz="8" w:space="0" w:color="A3A3A3"/>
              <w:right w:val="single" w:sz="8" w:space="0" w:color="A3A3A3"/>
            </w:tcBorders>
            <w:tcMar>
              <w:top w:w="80" w:type="dxa"/>
              <w:left w:w="80" w:type="dxa"/>
              <w:bottom w:w="80" w:type="dxa"/>
              <w:right w:w="80" w:type="dxa"/>
            </w:tcMar>
            <w:hideMark/>
          </w:tcPr>
          <w:p w14:paraId="24222AFA"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 xml:space="preserve">ND </w:t>
            </w:r>
            <w:r w:rsidRPr="00FC2B35">
              <w:rPr>
                <w:rFonts w:ascii="Calibri" w:hAnsi="Calibri" w:cs="Calibri"/>
                <w:b/>
                <w:bCs/>
                <w:sz w:val="20"/>
                <w:szCs w:val="20"/>
                <w:lang w:eastAsia="en-AU"/>
              </w:rPr>
              <w:t>(D3-P1)</w:t>
            </w:r>
          </w:p>
        </w:tc>
      </w:tr>
      <w:tr w:rsidR="001257B5" w14:paraId="46D0CADC"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61F43122" w14:textId="77777777" w:rsidR="001257B5" w:rsidRDefault="001257B5" w:rsidP="004F0683">
            <w:pPr>
              <w:rPr>
                <w:rFonts w:cstheme="minorHAnsi"/>
                <w:lang w:eastAsia="en-AU"/>
              </w:rPr>
            </w:pPr>
            <w:r>
              <w:rPr>
                <w:rFonts w:cstheme="minorHAnsi"/>
                <w:lang w:eastAsia="en-AU"/>
              </w:rPr>
              <w:t>9.40-10.40</w:t>
            </w:r>
          </w:p>
          <w:p w14:paraId="700DDA50" w14:textId="77777777" w:rsidR="001257B5" w:rsidRPr="00E53DC9" w:rsidRDefault="001257B5" w:rsidP="004F0683">
            <w:pPr>
              <w:rPr>
                <w:rFonts w:cstheme="minorHAnsi"/>
                <w:lang w:eastAsia="en-AU"/>
              </w:rPr>
            </w:pPr>
            <w:r>
              <w:rPr>
                <w:rFonts w:cstheme="minorHAnsi"/>
                <w:lang w:eastAsia="en-AU"/>
              </w:rPr>
              <w:t>Session 9</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5E7D1DA8" w14:textId="77777777" w:rsidR="001257B5" w:rsidRPr="006B6CD3" w:rsidRDefault="001257B5" w:rsidP="00616D80">
            <w:pPr>
              <w:numPr>
                <w:ilvl w:val="1"/>
                <w:numId w:val="8"/>
              </w:numPr>
              <w:tabs>
                <w:tab w:val="clear" w:pos="1440"/>
                <w:tab w:val="num" w:pos="360"/>
              </w:tabs>
              <w:spacing w:after="0" w:line="240" w:lineRule="auto"/>
              <w:ind w:left="360"/>
              <w:jc w:val="left"/>
              <w:textAlignment w:val="center"/>
              <w:rPr>
                <w:sz w:val="20"/>
                <w:szCs w:val="20"/>
                <w:lang w:eastAsia="en-AU"/>
              </w:rPr>
            </w:pPr>
            <w:r>
              <w:rPr>
                <w:sz w:val="20"/>
                <w:szCs w:val="20"/>
                <w:lang w:eastAsia="en-AU"/>
              </w:rPr>
              <w:t>Review of available d</w:t>
            </w:r>
            <w:r w:rsidRPr="006B6CD3">
              <w:rPr>
                <w:sz w:val="20"/>
                <w:szCs w:val="20"/>
                <w:lang w:eastAsia="en-AU"/>
              </w:rPr>
              <w:t xml:space="preserve">ata inputs </w:t>
            </w:r>
            <w:r>
              <w:rPr>
                <w:sz w:val="20"/>
                <w:szCs w:val="20"/>
                <w:lang w:eastAsia="en-AU"/>
              </w:rPr>
              <w:t>and issues for southwest Pacific blues hark</w:t>
            </w:r>
          </w:p>
          <w:p w14:paraId="00E793C5" w14:textId="77777777" w:rsidR="001257B5" w:rsidRDefault="001257B5" w:rsidP="00616D80">
            <w:pPr>
              <w:numPr>
                <w:ilvl w:val="1"/>
                <w:numId w:val="8"/>
              </w:numPr>
              <w:tabs>
                <w:tab w:val="clear" w:pos="1440"/>
                <w:tab w:val="num" w:pos="360"/>
              </w:tabs>
              <w:spacing w:after="0" w:line="240" w:lineRule="auto"/>
              <w:ind w:left="360"/>
              <w:jc w:val="left"/>
              <w:textAlignment w:val="center"/>
              <w:rPr>
                <w:sz w:val="20"/>
                <w:szCs w:val="20"/>
                <w:lang w:eastAsia="en-AU"/>
              </w:rPr>
            </w:pPr>
            <w:r>
              <w:rPr>
                <w:sz w:val="20"/>
                <w:szCs w:val="20"/>
                <w:lang w:eastAsia="en-AU"/>
              </w:rPr>
              <w:t>Catch reconstruction discussion for southwest Pacific blue shark</w:t>
            </w:r>
          </w:p>
          <w:p w14:paraId="4F1CA8F5" w14:textId="77777777" w:rsidR="001257B5" w:rsidRPr="00E53DC9" w:rsidRDefault="001257B5" w:rsidP="004F0683">
            <w:pPr>
              <w:spacing w:after="0" w:line="240" w:lineRule="auto"/>
              <w:textAlignment w:val="center"/>
              <w:rPr>
                <w:rFonts w:cstheme="minorHAnsi"/>
                <w:sz w:val="20"/>
                <w:szCs w:val="20"/>
                <w:lang w:eastAsia="en-AU"/>
              </w:rPr>
            </w:pP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198AA848"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 xml:space="preserve">SB/PN </w:t>
            </w:r>
            <w:r w:rsidRPr="00FC2B35">
              <w:rPr>
                <w:rFonts w:ascii="Calibri" w:hAnsi="Calibri" w:cs="Calibri"/>
                <w:b/>
                <w:bCs/>
                <w:sz w:val="20"/>
                <w:szCs w:val="20"/>
                <w:lang w:eastAsia="en-AU"/>
              </w:rPr>
              <w:t>(D3-P2)</w:t>
            </w:r>
          </w:p>
          <w:p w14:paraId="776698F6" w14:textId="77777777" w:rsidR="001257B5" w:rsidRDefault="001257B5" w:rsidP="004F0683">
            <w:pPr>
              <w:spacing w:after="0" w:line="240" w:lineRule="auto"/>
              <w:rPr>
                <w:rFonts w:ascii="Calibri" w:hAnsi="Calibri" w:cs="Calibri"/>
                <w:sz w:val="20"/>
                <w:szCs w:val="20"/>
                <w:lang w:eastAsia="en-AU"/>
              </w:rPr>
            </w:pPr>
          </w:p>
          <w:p w14:paraId="36070829" w14:textId="77777777" w:rsidR="001257B5" w:rsidRDefault="001257B5" w:rsidP="004F0683">
            <w:pPr>
              <w:spacing w:after="0" w:line="240" w:lineRule="auto"/>
              <w:rPr>
                <w:rFonts w:ascii="Calibri" w:hAnsi="Calibri" w:cs="Calibri"/>
                <w:sz w:val="20"/>
                <w:szCs w:val="20"/>
                <w:lang w:eastAsia="en-AU"/>
              </w:rPr>
            </w:pPr>
          </w:p>
        </w:tc>
      </w:tr>
      <w:tr w:rsidR="001257B5" w14:paraId="317D5CEB" w14:textId="77777777" w:rsidTr="004F0683">
        <w:tc>
          <w:tcPr>
            <w:tcW w:w="1526" w:type="dxa"/>
            <w:tcBorders>
              <w:top w:val="nil"/>
              <w:left w:val="single" w:sz="8" w:space="0" w:color="A3A3A3"/>
              <w:bottom w:val="single" w:sz="8" w:space="0" w:color="A3A3A3"/>
              <w:right w:val="single" w:sz="8" w:space="0" w:color="A3A3A3"/>
            </w:tcBorders>
            <w:shd w:val="clear" w:color="auto" w:fill="D8D8D8"/>
            <w:tcMar>
              <w:top w:w="80" w:type="dxa"/>
              <w:left w:w="80" w:type="dxa"/>
              <w:bottom w:w="80" w:type="dxa"/>
              <w:right w:w="80" w:type="dxa"/>
            </w:tcMar>
          </w:tcPr>
          <w:p w14:paraId="53033C14" w14:textId="77777777" w:rsidR="001257B5" w:rsidRPr="00E53DC9" w:rsidRDefault="001257B5" w:rsidP="004F0683">
            <w:pPr>
              <w:rPr>
                <w:rFonts w:cstheme="minorHAnsi"/>
                <w:b/>
                <w:bCs/>
                <w:lang w:eastAsia="en-AU"/>
              </w:rPr>
            </w:pPr>
            <w:r w:rsidRPr="00E53DC9">
              <w:rPr>
                <w:b/>
                <w:bCs/>
                <w:color w:val="000000"/>
                <w:sz w:val="20"/>
                <w:szCs w:val="20"/>
                <w:lang w:eastAsia="en-AU"/>
              </w:rPr>
              <w:t>10:</w:t>
            </w:r>
            <w:r>
              <w:rPr>
                <w:b/>
                <w:bCs/>
                <w:color w:val="000000"/>
                <w:sz w:val="20"/>
                <w:szCs w:val="20"/>
                <w:lang w:eastAsia="en-AU"/>
              </w:rPr>
              <w:t>40</w:t>
            </w:r>
            <w:r w:rsidRPr="00E53DC9">
              <w:rPr>
                <w:b/>
                <w:bCs/>
                <w:color w:val="000000"/>
                <w:sz w:val="20"/>
                <w:szCs w:val="20"/>
                <w:lang w:eastAsia="en-AU"/>
              </w:rPr>
              <w:t xml:space="preserve"> – 11.00</w:t>
            </w:r>
          </w:p>
        </w:tc>
        <w:tc>
          <w:tcPr>
            <w:tcW w:w="6938"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tcPr>
          <w:p w14:paraId="3E24A328" w14:textId="77777777" w:rsidR="001257B5" w:rsidRPr="00E53DC9" w:rsidRDefault="001257B5" w:rsidP="004F0683">
            <w:pPr>
              <w:spacing w:after="0" w:line="240" w:lineRule="auto"/>
              <w:ind w:left="360"/>
              <w:textAlignment w:val="center"/>
              <w:rPr>
                <w:rFonts w:cstheme="minorHAnsi"/>
                <w:b/>
                <w:bCs/>
                <w:sz w:val="20"/>
                <w:szCs w:val="20"/>
                <w:lang w:eastAsia="en-AU"/>
              </w:rPr>
            </w:pPr>
            <w:r w:rsidRPr="00E53DC9">
              <w:rPr>
                <w:b/>
                <w:bCs/>
                <w:color w:val="000000"/>
                <w:sz w:val="20"/>
                <w:szCs w:val="20"/>
                <w:lang w:eastAsia="en-AU"/>
              </w:rPr>
              <w:t>BREAK</w:t>
            </w:r>
          </w:p>
        </w:tc>
        <w:tc>
          <w:tcPr>
            <w:tcW w:w="1732"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tcPr>
          <w:p w14:paraId="1E9411D8" w14:textId="77777777" w:rsidR="001257B5" w:rsidRDefault="001257B5" w:rsidP="004F0683">
            <w:pPr>
              <w:spacing w:after="0" w:line="240" w:lineRule="auto"/>
              <w:rPr>
                <w:rFonts w:ascii="Calibri" w:hAnsi="Calibri" w:cs="Calibri"/>
                <w:sz w:val="20"/>
                <w:szCs w:val="20"/>
                <w:lang w:eastAsia="en-AU"/>
              </w:rPr>
            </w:pPr>
            <w:r>
              <w:rPr>
                <w:color w:val="000000"/>
                <w:sz w:val="20"/>
                <w:szCs w:val="20"/>
                <w:lang w:eastAsia="en-AU"/>
              </w:rPr>
              <w:t> </w:t>
            </w:r>
          </w:p>
        </w:tc>
      </w:tr>
      <w:tr w:rsidR="001257B5" w14:paraId="13213681"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316267DB" w14:textId="77777777" w:rsidR="001257B5" w:rsidRDefault="001257B5" w:rsidP="004F0683">
            <w:pPr>
              <w:rPr>
                <w:rFonts w:cstheme="minorHAnsi"/>
                <w:lang w:eastAsia="en-AU"/>
              </w:rPr>
            </w:pPr>
            <w:r>
              <w:rPr>
                <w:rFonts w:cstheme="minorHAnsi"/>
                <w:lang w:eastAsia="en-AU"/>
              </w:rPr>
              <w:t>11.00-12.00</w:t>
            </w:r>
          </w:p>
          <w:p w14:paraId="27371726" w14:textId="77777777" w:rsidR="001257B5" w:rsidRDefault="001257B5" w:rsidP="004F0683">
            <w:pPr>
              <w:rPr>
                <w:rFonts w:cstheme="minorHAnsi"/>
                <w:lang w:eastAsia="en-AU"/>
              </w:rPr>
            </w:pPr>
            <w:r>
              <w:rPr>
                <w:rFonts w:cstheme="minorHAnsi"/>
                <w:lang w:eastAsia="en-AU"/>
              </w:rPr>
              <w:t>Session 10</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077FD770" w14:textId="77777777" w:rsidR="001257B5" w:rsidRPr="00093CEC" w:rsidRDefault="001257B5" w:rsidP="00616D80">
            <w:pPr>
              <w:numPr>
                <w:ilvl w:val="1"/>
                <w:numId w:val="8"/>
              </w:numPr>
              <w:tabs>
                <w:tab w:val="clear" w:pos="1440"/>
                <w:tab w:val="num" w:pos="360"/>
              </w:tabs>
              <w:spacing w:after="0" w:line="240" w:lineRule="auto"/>
              <w:ind w:left="360"/>
              <w:jc w:val="left"/>
              <w:textAlignment w:val="center"/>
              <w:rPr>
                <w:sz w:val="20"/>
                <w:szCs w:val="20"/>
                <w:lang w:eastAsia="en-AU"/>
              </w:rPr>
            </w:pPr>
            <w:r>
              <w:rPr>
                <w:sz w:val="20"/>
                <w:szCs w:val="20"/>
                <w:lang w:eastAsia="en-AU"/>
              </w:rPr>
              <w:t>Blue shark biological and life history parameters</w:t>
            </w:r>
          </w:p>
          <w:p w14:paraId="4E7893DE" w14:textId="77777777" w:rsidR="001257B5" w:rsidRPr="00E53DC9" w:rsidRDefault="001257B5" w:rsidP="00616D80">
            <w:pPr>
              <w:numPr>
                <w:ilvl w:val="1"/>
                <w:numId w:val="8"/>
              </w:numPr>
              <w:tabs>
                <w:tab w:val="clear" w:pos="1440"/>
                <w:tab w:val="num" w:pos="360"/>
              </w:tabs>
              <w:spacing w:after="0" w:line="240" w:lineRule="auto"/>
              <w:ind w:left="360"/>
              <w:jc w:val="left"/>
              <w:textAlignment w:val="center"/>
              <w:rPr>
                <w:sz w:val="20"/>
                <w:szCs w:val="20"/>
                <w:lang w:eastAsia="en-AU"/>
              </w:rPr>
            </w:pPr>
            <w:r>
              <w:rPr>
                <w:rFonts w:cstheme="minorHAnsi"/>
                <w:sz w:val="20"/>
                <w:szCs w:val="20"/>
                <w:lang w:eastAsia="en-AU"/>
              </w:rPr>
              <w:t>Review of p</w:t>
            </w:r>
            <w:r w:rsidRPr="00E53DC9">
              <w:rPr>
                <w:rFonts w:cstheme="minorHAnsi"/>
                <w:sz w:val="20"/>
                <w:szCs w:val="20"/>
                <w:lang w:eastAsia="en-AU"/>
              </w:rPr>
              <w:t>revious southwest Pacific blue shark assessment</w:t>
            </w:r>
            <w:r>
              <w:rPr>
                <w:rFonts w:cstheme="minorHAnsi"/>
                <w:sz w:val="20"/>
                <w:szCs w:val="20"/>
                <w:lang w:eastAsia="en-AU"/>
              </w:rPr>
              <w:t xml:space="preserve"> </w:t>
            </w:r>
          </w:p>
          <w:p w14:paraId="02CD7DA0" w14:textId="77777777" w:rsidR="001257B5" w:rsidRPr="00E53DC9" w:rsidRDefault="001257B5" w:rsidP="00616D80">
            <w:pPr>
              <w:numPr>
                <w:ilvl w:val="1"/>
                <w:numId w:val="8"/>
              </w:numPr>
              <w:tabs>
                <w:tab w:val="clear" w:pos="1440"/>
                <w:tab w:val="num" w:pos="360"/>
              </w:tabs>
              <w:spacing w:after="0" w:line="240" w:lineRule="auto"/>
              <w:ind w:left="360"/>
              <w:jc w:val="left"/>
              <w:textAlignment w:val="center"/>
              <w:rPr>
                <w:rFonts w:cstheme="minorHAnsi"/>
                <w:sz w:val="20"/>
                <w:szCs w:val="20"/>
                <w:lang w:eastAsia="en-AU"/>
              </w:rPr>
            </w:pPr>
            <w:r>
              <w:rPr>
                <w:rFonts w:cstheme="minorHAnsi"/>
                <w:sz w:val="20"/>
                <w:szCs w:val="20"/>
                <w:lang w:eastAsia="en-AU"/>
              </w:rPr>
              <w:t>Approach for an integrated assessment in SS</w:t>
            </w: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20590BAA"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 xml:space="preserve">KL </w:t>
            </w:r>
            <w:r w:rsidRPr="00FC2B35">
              <w:rPr>
                <w:rFonts w:ascii="Calibri" w:hAnsi="Calibri" w:cs="Calibri"/>
                <w:b/>
                <w:bCs/>
                <w:sz w:val="20"/>
                <w:szCs w:val="20"/>
                <w:lang w:eastAsia="en-AU"/>
              </w:rPr>
              <w:t>(D3-P3)</w:t>
            </w:r>
          </w:p>
        </w:tc>
      </w:tr>
      <w:tr w:rsidR="001257B5" w14:paraId="7D367BBE"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7C34B0C0" w14:textId="77777777" w:rsidR="001257B5" w:rsidRDefault="001257B5" w:rsidP="004F0683">
            <w:pPr>
              <w:rPr>
                <w:rFonts w:cstheme="minorHAnsi"/>
                <w:lang w:eastAsia="en-AU"/>
              </w:rPr>
            </w:pPr>
            <w:r>
              <w:rPr>
                <w:rFonts w:cstheme="minorHAnsi"/>
                <w:lang w:eastAsia="en-AU"/>
              </w:rPr>
              <w:t>11.30-12.30</w:t>
            </w:r>
          </w:p>
          <w:p w14:paraId="0C6DB74E" w14:textId="77777777" w:rsidR="001257B5" w:rsidRDefault="001257B5" w:rsidP="004F0683">
            <w:pPr>
              <w:rPr>
                <w:rFonts w:cstheme="minorHAnsi"/>
                <w:lang w:eastAsia="en-AU"/>
              </w:rPr>
            </w:pPr>
            <w:r>
              <w:rPr>
                <w:rFonts w:cstheme="minorHAnsi"/>
                <w:lang w:eastAsia="en-AU"/>
              </w:rPr>
              <w:t>Session 11</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681DE10F" w14:textId="77777777" w:rsidR="001257B5" w:rsidRPr="000404DE" w:rsidRDefault="001257B5" w:rsidP="00616D80">
            <w:pPr>
              <w:pStyle w:val="ListParagraph"/>
              <w:numPr>
                <w:ilvl w:val="0"/>
                <w:numId w:val="57"/>
              </w:numPr>
              <w:spacing w:after="0" w:line="240" w:lineRule="auto"/>
              <w:jc w:val="left"/>
              <w:textAlignment w:val="center"/>
              <w:rPr>
                <w:sz w:val="20"/>
                <w:szCs w:val="20"/>
                <w:lang w:eastAsia="en-AU"/>
              </w:rPr>
            </w:pPr>
            <w:r w:rsidRPr="000404DE">
              <w:rPr>
                <w:sz w:val="20"/>
                <w:szCs w:val="20"/>
                <w:lang w:eastAsia="en-AU"/>
              </w:rPr>
              <w:t>Alternative assessment approaches</w:t>
            </w:r>
          </w:p>
          <w:p w14:paraId="5D4FDF5A" w14:textId="77777777" w:rsidR="001257B5" w:rsidRPr="00081F8D" w:rsidRDefault="001257B5" w:rsidP="004F0683">
            <w:pPr>
              <w:pStyle w:val="ListParagraph"/>
              <w:ind w:left="360"/>
              <w:rPr>
                <w:rFonts w:cstheme="minorHAnsi"/>
                <w:sz w:val="20"/>
                <w:szCs w:val="20"/>
                <w:lang w:eastAsia="en-AU"/>
              </w:rPr>
            </w:pP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5C3876E8"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 xml:space="preserve">PN </w:t>
            </w:r>
            <w:r w:rsidRPr="00FC2B35">
              <w:rPr>
                <w:rFonts w:ascii="Calibri" w:hAnsi="Calibri" w:cs="Calibri"/>
                <w:b/>
                <w:bCs/>
                <w:sz w:val="20"/>
                <w:szCs w:val="20"/>
                <w:lang w:eastAsia="en-AU"/>
              </w:rPr>
              <w:t>(D3-P4)</w:t>
            </w:r>
          </w:p>
        </w:tc>
      </w:tr>
      <w:tr w:rsidR="001257B5" w14:paraId="0E42520E" w14:textId="77777777" w:rsidTr="004F0683">
        <w:tc>
          <w:tcPr>
            <w:tcW w:w="1526" w:type="dxa"/>
            <w:tcBorders>
              <w:top w:val="nil"/>
              <w:left w:val="single" w:sz="8" w:space="0" w:color="A3A3A3"/>
              <w:bottom w:val="single" w:sz="8" w:space="0" w:color="A3A3A3"/>
              <w:right w:val="single" w:sz="8" w:space="0" w:color="A3A3A3"/>
            </w:tcBorders>
            <w:shd w:val="clear" w:color="auto" w:fill="D8D8D8"/>
            <w:tcMar>
              <w:top w:w="80" w:type="dxa"/>
              <w:left w:w="80" w:type="dxa"/>
              <w:bottom w:w="80" w:type="dxa"/>
              <w:right w:w="80" w:type="dxa"/>
            </w:tcMar>
          </w:tcPr>
          <w:p w14:paraId="2E362395" w14:textId="77777777" w:rsidR="001257B5" w:rsidRPr="00107107" w:rsidRDefault="001257B5" w:rsidP="004F0683">
            <w:pPr>
              <w:rPr>
                <w:rFonts w:cstheme="minorHAnsi"/>
                <w:b/>
                <w:bCs/>
                <w:lang w:eastAsia="en-AU"/>
              </w:rPr>
            </w:pPr>
            <w:r w:rsidRPr="00107107">
              <w:rPr>
                <w:b/>
                <w:bCs/>
                <w:color w:val="000000"/>
                <w:sz w:val="20"/>
                <w:szCs w:val="20"/>
                <w:lang w:eastAsia="en-AU"/>
              </w:rPr>
              <w:t>12.30-13.30</w:t>
            </w:r>
          </w:p>
        </w:tc>
        <w:tc>
          <w:tcPr>
            <w:tcW w:w="6938"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tcPr>
          <w:p w14:paraId="6DFFD2D5" w14:textId="77777777" w:rsidR="001257B5" w:rsidRPr="00107107" w:rsidRDefault="001257B5" w:rsidP="004F0683">
            <w:pPr>
              <w:spacing w:after="0" w:line="240" w:lineRule="auto"/>
              <w:ind w:left="360"/>
              <w:textAlignment w:val="center"/>
              <w:rPr>
                <w:rFonts w:cstheme="minorHAnsi"/>
                <w:b/>
                <w:bCs/>
                <w:sz w:val="20"/>
                <w:szCs w:val="20"/>
                <w:lang w:eastAsia="en-AU"/>
              </w:rPr>
            </w:pPr>
            <w:r w:rsidRPr="00107107">
              <w:rPr>
                <w:b/>
                <w:bCs/>
                <w:color w:val="000000"/>
                <w:sz w:val="20"/>
                <w:szCs w:val="20"/>
                <w:lang w:eastAsia="en-AU"/>
              </w:rPr>
              <w:t>BREAK</w:t>
            </w:r>
          </w:p>
        </w:tc>
        <w:tc>
          <w:tcPr>
            <w:tcW w:w="1732" w:type="dxa"/>
            <w:tcBorders>
              <w:top w:val="nil"/>
              <w:left w:val="nil"/>
              <w:bottom w:val="single" w:sz="8" w:space="0" w:color="A3A3A3"/>
              <w:right w:val="single" w:sz="8" w:space="0" w:color="A3A3A3"/>
            </w:tcBorders>
            <w:shd w:val="clear" w:color="auto" w:fill="D8D8D8"/>
            <w:tcMar>
              <w:top w:w="80" w:type="dxa"/>
              <w:left w:w="80" w:type="dxa"/>
              <w:bottom w:w="80" w:type="dxa"/>
              <w:right w:w="80" w:type="dxa"/>
            </w:tcMar>
          </w:tcPr>
          <w:p w14:paraId="0A482F11" w14:textId="77777777" w:rsidR="001257B5" w:rsidRDefault="001257B5" w:rsidP="004F0683">
            <w:pPr>
              <w:spacing w:after="0" w:line="240" w:lineRule="auto"/>
              <w:rPr>
                <w:rFonts w:ascii="Calibri" w:hAnsi="Calibri" w:cs="Calibri"/>
                <w:sz w:val="20"/>
                <w:szCs w:val="20"/>
                <w:lang w:eastAsia="en-AU"/>
              </w:rPr>
            </w:pPr>
            <w:r>
              <w:rPr>
                <w:color w:val="000000"/>
                <w:sz w:val="20"/>
                <w:szCs w:val="20"/>
                <w:lang w:eastAsia="en-AU"/>
              </w:rPr>
              <w:t> </w:t>
            </w:r>
          </w:p>
        </w:tc>
      </w:tr>
      <w:tr w:rsidR="001257B5" w14:paraId="16C5065D"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2152A360" w14:textId="77777777" w:rsidR="001257B5" w:rsidRDefault="001257B5" w:rsidP="004F0683">
            <w:pPr>
              <w:rPr>
                <w:rFonts w:cstheme="minorHAnsi"/>
                <w:lang w:eastAsia="en-AU"/>
              </w:rPr>
            </w:pPr>
            <w:r>
              <w:rPr>
                <w:rFonts w:cstheme="minorHAnsi"/>
                <w:lang w:eastAsia="en-AU"/>
              </w:rPr>
              <w:t>13-30-14.00</w:t>
            </w:r>
          </w:p>
          <w:p w14:paraId="7A526DDE" w14:textId="77777777" w:rsidR="001257B5" w:rsidRDefault="001257B5" w:rsidP="004F0683">
            <w:pPr>
              <w:rPr>
                <w:rFonts w:cstheme="minorHAnsi"/>
                <w:lang w:eastAsia="en-AU"/>
              </w:rPr>
            </w:pPr>
            <w:r>
              <w:rPr>
                <w:rFonts w:cstheme="minorHAnsi"/>
                <w:lang w:eastAsia="en-AU"/>
              </w:rPr>
              <w:t>Session 12</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474DCF3D" w14:textId="77777777" w:rsidR="001257B5" w:rsidRPr="00E53DC9" w:rsidRDefault="001257B5" w:rsidP="00616D80">
            <w:pPr>
              <w:numPr>
                <w:ilvl w:val="1"/>
                <w:numId w:val="8"/>
              </w:numPr>
              <w:tabs>
                <w:tab w:val="clear" w:pos="1440"/>
                <w:tab w:val="num" w:pos="360"/>
              </w:tabs>
              <w:spacing w:after="0" w:line="240" w:lineRule="auto"/>
              <w:ind w:left="360"/>
              <w:jc w:val="left"/>
              <w:textAlignment w:val="center"/>
              <w:rPr>
                <w:rFonts w:cstheme="minorHAnsi"/>
                <w:sz w:val="20"/>
                <w:szCs w:val="20"/>
                <w:lang w:eastAsia="en-AU"/>
              </w:rPr>
            </w:pPr>
            <w:r>
              <w:rPr>
                <w:rFonts w:cstheme="minorHAnsi"/>
                <w:sz w:val="20"/>
                <w:szCs w:val="20"/>
                <w:lang w:eastAsia="en-AU"/>
              </w:rPr>
              <w:t>Further discussion on blue shark assessment (as required)</w:t>
            </w: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0F143F17"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All</w:t>
            </w:r>
          </w:p>
        </w:tc>
      </w:tr>
      <w:tr w:rsidR="001257B5" w14:paraId="604E576A" w14:textId="77777777" w:rsidTr="004F0683">
        <w:tc>
          <w:tcPr>
            <w:tcW w:w="1526"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1F91C952" w14:textId="77777777" w:rsidR="001257B5" w:rsidRDefault="001257B5" w:rsidP="004F0683">
            <w:pPr>
              <w:rPr>
                <w:rFonts w:cstheme="minorHAnsi"/>
                <w:lang w:eastAsia="en-AU"/>
              </w:rPr>
            </w:pPr>
            <w:r>
              <w:rPr>
                <w:rFonts w:cstheme="minorHAnsi"/>
                <w:lang w:eastAsia="en-AU"/>
              </w:rPr>
              <w:t>14.00-14-30</w:t>
            </w:r>
          </w:p>
          <w:p w14:paraId="36E516B9" w14:textId="77777777" w:rsidR="001257B5" w:rsidRDefault="001257B5" w:rsidP="004F0683">
            <w:pPr>
              <w:rPr>
                <w:rFonts w:cstheme="minorHAnsi"/>
                <w:lang w:eastAsia="en-AU"/>
              </w:rPr>
            </w:pPr>
            <w:r>
              <w:rPr>
                <w:rFonts w:cstheme="minorHAnsi"/>
                <w:lang w:eastAsia="en-AU"/>
              </w:rPr>
              <w:t>Session 13</w:t>
            </w:r>
          </w:p>
        </w:tc>
        <w:tc>
          <w:tcPr>
            <w:tcW w:w="6938" w:type="dxa"/>
            <w:tcBorders>
              <w:top w:val="nil"/>
              <w:left w:val="nil"/>
              <w:bottom w:val="single" w:sz="8" w:space="0" w:color="A3A3A3"/>
              <w:right w:val="single" w:sz="8" w:space="0" w:color="A3A3A3"/>
            </w:tcBorders>
            <w:tcMar>
              <w:top w:w="80" w:type="dxa"/>
              <w:left w:w="80" w:type="dxa"/>
              <w:bottom w:w="80" w:type="dxa"/>
              <w:right w:w="80" w:type="dxa"/>
            </w:tcMar>
          </w:tcPr>
          <w:p w14:paraId="0DA57913" w14:textId="77777777" w:rsidR="001257B5" w:rsidRDefault="001257B5" w:rsidP="00616D80">
            <w:pPr>
              <w:numPr>
                <w:ilvl w:val="1"/>
                <w:numId w:val="8"/>
              </w:numPr>
              <w:tabs>
                <w:tab w:val="clear" w:pos="1440"/>
                <w:tab w:val="num" w:pos="360"/>
              </w:tabs>
              <w:spacing w:after="0" w:line="240" w:lineRule="auto"/>
              <w:ind w:left="360"/>
              <w:jc w:val="left"/>
              <w:textAlignment w:val="center"/>
              <w:rPr>
                <w:rFonts w:cstheme="minorHAnsi"/>
                <w:sz w:val="20"/>
                <w:szCs w:val="20"/>
                <w:lang w:eastAsia="en-AU"/>
              </w:rPr>
            </w:pPr>
            <w:r>
              <w:rPr>
                <w:rFonts w:cstheme="minorHAnsi"/>
                <w:sz w:val="20"/>
                <w:szCs w:val="20"/>
                <w:lang w:eastAsia="en-AU"/>
              </w:rPr>
              <w:t>New work on bigeye tuna conversion factors</w:t>
            </w:r>
          </w:p>
          <w:p w14:paraId="2022746B" w14:textId="77777777" w:rsidR="001257B5" w:rsidRPr="00E53DC9" w:rsidRDefault="001257B5" w:rsidP="00616D80">
            <w:pPr>
              <w:numPr>
                <w:ilvl w:val="1"/>
                <w:numId w:val="8"/>
              </w:numPr>
              <w:tabs>
                <w:tab w:val="clear" w:pos="1440"/>
                <w:tab w:val="num" w:pos="360"/>
              </w:tabs>
              <w:spacing w:after="0" w:line="240" w:lineRule="auto"/>
              <w:ind w:left="360"/>
              <w:jc w:val="left"/>
              <w:textAlignment w:val="center"/>
              <w:rPr>
                <w:rFonts w:cstheme="minorHAnsi"/>
                <w:sz w:val="20"/>
                <w:szCs w:val="20"/>
                <w:lang w:eastAsia="en-AU"/>
              </w:rPr>
            </w:pPr>
            <w:r>
              <w:rPr>
                <w:rFonts w:cstheme="minorHAnsi"/>
                <w:sz w:val="20"/>
                <w:szCs w:val="20"/>
                <w:lang w:eastAsia="en-AU"/>
              </w:rPr>
              <w:t>Overview of plan for yellowfin tuna assessment follow-up work and expert peer review</w:t>
            </w:r>
          </w:p>
        </w:tc>
        <w:tc>
          <w:tcPr>
            <w:tcW w:w="1732" w:type="dxa"/>
            <w:tcBorders>
              <w:top w:val="nil"/>
              <w:left w:val="nil"/>
              <w:bottom w:val="single" w:sz="8" w:space="0" w:color="A3A3A3"/>
              <w:right w:val="single" w:sz="8" w:space="0" w:color="A3A3A3"/>
            </w:tcBorders>
            <w:tcMar>
              <w:top w:w="80" w:type="dxa"/>
              <w:left w:w="80" w:type="dxa"/>
              <w:bottom w:w="80" w:type="dxa"/>
              <w:right w:w="80" w:type="dxa"/>
            </w:tcMar>
          </w:tcPr>
          <w:p w14:paraId="64D8EE48"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EC</w:t>
            </w:r>
          </w:p>
          <w:p w14:paraId="713A2FF2" w14:textId="77777777" w:rsidR="001257B5" w:rsidRDefault="001257B5" w:rsidP="004F0683">
            <w:pPr>
              <w:spacing w:after="0" w:line="240" w:lineRule="auto"/>
              <w:rPr>
                <w:rFonts w:ascii="Calibri" w:hAnsi="Calibri" w:cs="Calibri"/>
                <w:sz w:val="20"/>
                <w:szCs w:val="20"/>
                <w:lang w:eastAsia="en-AU"/>
              </w:rPr>
            </w:pPr>
            <w:r>
              <w:rPr>
                <w:rFonts w:ascii="Calibri" w:hAnsi="Calibri" w:cs="Calibri"/>
                <w:sz w:val="20"/>
                <w:szCs w:val="20"/>
                <w:lang w:eastAsia="en-AU"/>
              </w:rPr>
              <w:t>PH</w:t>
            </w:r>
          </w:p>
        </w:tc>
      </w:tr>
      <w:tr w:rsidR="001257B5" w14:paraId="775862F5" w14:textId="77777777" w:rsidTr="004F0683">
        <w:tc>
          <w:tcPr>
            <w:tcW w:w="1526" w:type="dxa"/>
            <w:tcBorders>
              <w:top w:val="nil"/>
              <w:left w:val="single" w:sz="8" w:space="0" w:color="A3A3A3"/>
              <w:bottom w:val="single" w:sz="4" w:space="0" w:color="auto"/>
              <w:right w:val="single" w:sz="8" w:space="0" w:color="A3A3A3"/>
            </w:tcBorders>
            <w:shd w:val="clear" w:color="auto" w:fill="B6DDE8" w:themeFill="accent5" w:themeFillTint="66"/>
            <w:tcMar>
              <w:top w:w="80" w:type="dxa"/>
              <w:left w:w="80" w:type="dxa"/>
              <w:bottom w:w="80" w:type="dxa"/>
              <w:right w:w="80" w:type="dxa"/>
            </w:tcMar>
          </w:tcPr>
          <w:p w14:paraId="387C6B21" w14:textId="77777777" w:rsidR="001257B5" w:rsidRDefault="001257B5" w:rsidP="004F0683">
            <w:pPr>
              <w:rPr>
                <w:sz w:val="20"/>
                <w:szCs w:val="20"/>
                <w:lang w:eastAsia="en-AU"/>
              </w:rPr>
            </w:pPr>
            <w:r>
              <w:rPr>
                <w:color w:val="000000"/>
                <w:sz w:val="20"/>
                <w:szCs w:val="20"/>
                <w:lang w:eastAsia="en-AU"/>
              </w:rPr>
              <w:t> 14.30-15.00</w:t>
            </w:r>
          </w:p>
          <w:p w14:paraId="1826A0DD" w14:textId="77777777" w:rsidR="001257B5" w:rsidRDefault="001257B5" w:rsidP="004F0683">
            <w:pPr>
              <w:rPr>
                <w:sz w:val="20"/>
                <w:szCs w:val="20"/>
                <w:lang w:eastAsia="en-AU"/>
              </w:rPr>
            </w:pPr>
            <w:r>
              <w:rPr>
                <w:color w:val="000000"/>
                <w:sz w:val="20"/>
                <w:szCs w:val="20"/>
                <w:lang w:eastAsia="en-AU"/>
              </w:rPr>
              <w:t xml:space="preserve">Wrap up and </w:t>
            </w:r>
          </w:p>
          <w:p w14:paraId="1CF609E4" w14:textId="77777777" w:rsidR="001257B5" w:rsidRDefault="001257B5" w:rsidP="004F0683">
            <w:pPr>
              <w:rPr>
                <w:color w:val="000000"/>
                <w:sz w:val="20"/>
                <w:szCs w:val="20"/>
                <w:lang w:eastAsia="en-AU"/>
              </w:rPr>
            </w:pPr>
            <w:r>
              <w:rPr>
                <w:color w:val="000000"/>
                <w:sz w:val="20"/>
                <w:szCs w:val="20"/>
                <w:lang w:eastAsia="en-AU"/>
              </w:rPr>
              <w:t>Follow-up</w:t>
            </w:r>
          </w:p>
        </w:tc>
        <w:tc>
          <w:tcPr>
            <w:tcW w:w="6938" w:type="dxa"/>
            <w:tcBorders>
              <w:top w:val="nil"/>
              <w:left w:val="nil"/>
              <w:bottom w:val="single" w:sz="4" w:space="0" w:color="auto"/>
              <w:right w:val="single" w:sz="8" w:space="0" w:color="A3A3A3"/>
            </w:tcBorders>
            <w:shd w:val="clear" w:color="auto" w:fill="B6DDE8" w:themeFill="accent5" w:themeFillTint="66"/>
            <w:tcMar>
              <w:top w:w="80" w:type="dxa"/>
              <w:left w:w="80" w:type="dxa"/>
              <w:bottom w:w="80" w:type="dxa"/>
              <w:right w:w="80" w:type="dxa"/>
            </w:tcMar>
          </w:tcPr>
          <w:p w14:paraId="25E62DDF" w14:textId="77777777" w:rsidR="001257B5" w:rsidRPr="00E53DC9" w:rsidRDefault="001257B5" w:rsidP="00616D80">
            <w:pPr>
              <w:numPr>
                <w:ilvl w:val="1"/>
                <w:numId w:val="8"/>
              </w:numPr>
              <w:tabs>
                <w:tab w:val="clear" w:pos="1440"/>
                <w:tab w:val="num" w:pos="360"/>
              </w:tabs>
              <w:spacing w:after="0" w:line="240" w:lineRule="auto"/>
              <w:ind w:left="285"/>
              <w:jc w:val="left"/>
              <w:textAlignment w:val="center"/>
              <w:rPr>
                <w:rFonts w:ascii="Times New Roman" w:hAnsi="Times New Roman" w:cs="Times New Roman"/>
                <w:sz w:val="20"/>
                <w:szCs w:val="20"/>
                <w:lang w:eastAsia="en-AU"/>
              </w:rPr>
            </w:pPr>
            <w:r w:rsidRPr="00E53DC9">
              <w:rPr>
                <w:color w:val="000000"/>
                <w:sz w:val="20"/>
                <w:szCs w:val="20"/>
                <w:lang w:eastAsia="en-AU"/>
              </w:rPr>
              <w:t>Workshop recommendations/key points circulated</w:t>
            </w:r>
          </w:p>
          <w:p w14:paraId="0A7A86C7" w14:textId="77777777" w:rsidR="001257B5" w:rsidRPr="00E53DC9" w:rsidRDefault="001257B5" w:rsidP="00616D80">
            <w:pPr>
              <w:numPr>
                <w:ilvl w:val="1"/>
                <w:numId w:val="8"/>
              </w:numPr>
              <w:tabs>
                <w:tab w:val="clear" w:pos="1440"/>
                <w:tab w:val="num" w:pos="360"/>
              </w:tabs>
              <w:spacing w:after="0" w:line="240" w:lineRule="auto"/>
              <w:ind w:left="285"/>
              <w:jc w:val="left"/>
              <w:textAlignment w:val="center"/>
              <w:rPr>
                <w:rFonts w:ascii="Times New Roman" w:hAnsi="Times New Roman" w:cs="Times New Roman"/>
                <w:sz w:val="20"/>
                <w:szCs w:val="20"/>
                <w:lang w:eastAsia="en-AU"/>
              </w:rPr>
            </w:pPr>
            <w:r w:rsidRPr="00E53DC9">
              <w:rPr>
                <w:color w:val="000000"/>
                <w:sz w:val="20"/>
                <w:szCs w:val="20"/>
                <w:lang w:eastAsia="en-AU"/>
              </w:rPr>
              <w:t>Recommendations agreed</w:t>
            </w:r>
          </w:p>
          <w:p w14:paraId="19912DB4" w14:textId="77777777" w:rsidR="001257B5" w:rsidRPr="00E53DC9" w:rsidRDefault="001257B5" w:rsidP="00616D80">
            <w:pPr>
              <w:numPr>
                <w:ilvl w:val="1"/>
                <w:numId w:val="8"/>
              </w:numPr>
              <w:tabs>
                <w:tab w:val="clear" w:pos="1440"/>
                <w:tab w:val="num" w:pos="360"/>
              </w:tabs>
              <w:spacing w:after="0" w:line="240" w:lineRule="auto"/>
              <w:ind w:left="285"/>
              <w:jc w:val="left"/>
              <w:textAlignment w:val="center"/>
              <w:rPr>
                <w:rFonts w:ascii="Times New Roman" w:hAnsi="Times New Roman" w:cs="Times New Roman"/>
                <w:sz w:val="20"/>
                <w:szCs w:val="20"/>
                <w:lang w:eastAsia="en-AU"/>
              </w:rPr>
            </w:pPr>
            <w:r w:rsidRPr="00E53DC9">
              <w:rPr>
                <w:color w:val="000000"/>
                <w:sz w:val="20"/>
                <w:szCs w:val="20"/>
                <w:lang w:eastAsia="en-AU"/>
              </w:rPr>
              <w:t>Meeting draft paper circulated for comments</w:t>
            </w:r>
          </w:p>
          <w:p w14:paraId="719308B6" w14:textId="77777777" w:rsidR="001257B5" w:rsidRPr="00E53DC9" w:rsidRDefault="001257B5" w:rsidP="00616D80">
            <w:pPr>
              <w:numPr>
                <w:ilvl w:val="1"/>
                <w:numId w:val="8"/>
              </w:numPr>
              <w:tabs>
                <w:tab w:val="clear" w:pos="1440"/>
                <w:tab w:val="num" w:pos="360"/>
              </w:tabs>
              <w:spacing w:after="0" w:line="240" w:lineRule="auto"/>
              <w:ind w:left="285"/>
              <w:jc w:val="left"/>
              <w:textAlignment w:val="center"/>
              <w:rPr>
                <w:rFonts w:ascii="Times New Roman" w:hAnsi="Times New Roman" w:cs="Times New Roman"/>
                <w:sz w:val="20"/>
                <w:szCs w:val="20"/>
                <w:lang w:eastAsia="en-AU"/>
              </w:rPr>
            </w:pPr>
            <w:r w:rsidRPr="00E53DC9">
              <w:rPr>
                <w:color w:val="000000"/>
                <w:sz w:val="20"/>
                <w:szCs w:val="20"/>
                <w:lang w:eastAsia="en-AU"/>
              </w:rPr>
              <w:t xml:space="preserve">Comments received </w:t>
            </w:r>
          </w:p>
          <w:p w14:paraId="30C22268" w14:textId="77777777" w:rsidR="001257B5" w:rsidRPr="00E53DC9" w:rsidRDefault="001257B5" w:rsidP="00616D80">
            <w:pPr>
              <w:numPr>
                <w:ilvl w:val="1"/>
                <w:numId w:val="8"/>
              </w:numPr>
              <w:tabs>
                <w:tab w:val="clear" w:pos="1440"/>
                <w:tab w:val="num" w:pos="360"/>
              </w:tabs>
              <w:spacing w:after="0" w:line="240" w:lineRule="auto"/>
              <w:ind w:left="285"/>
              <w:jc w:val="left"/>
              <w:textAlignment w:val="center"/>
              <w:rPr>
                <w:color w:val="000000"/>
                <w:sz w:val="20"/>
                <w:szCs w:val="20"/>
                <w:lang w:eastAsia="en-AU"/>
              </w:rPr>
            </w:pPr>
            <w:r w:rsidRPr="00E53DC9">
              <w:rPr>
                <w:color w:val="000000"/>
                <w:sz w:val="20"/>
                <w:szCs w:val="20"/>
                <w:lang w:eastAsia="en-AU"/>
              </w:rPr>
              <w:t>Meeting paper finalised for SC16 submission</w:t>
            </w:r>
            <w:r w:rsidRPr="00E53DC9">
              <w:rPr>
                <w:b/>
                <w:bCs/>
                <w:color w:val="000000"/>
                <w:sz w:val="20"/>
                <w:szCs w:val="20"/>
                <w:lang w:eastAsia="en-AU"/>
              </w:rPr>
              <w:t xml:space="preserve"> </w:t>
            </w:r>
          </w:p>
          <w:p w14:paraId="22AEC607" w14:textId="77777777" w:rsidR="001257B5" w:rsidRPr="00E53DC9" w:rsidRDefault="001257B5" w:rsidP="004F0683">
            <w:pPr>
              <w:spacing w:after="0" w:line="240" w:lineRule="auto"/>
              <w:ind w:left="720"/>
              <w:textAlignment w:val="center"/>
              <w:rPr>
                <w:color w:val="000000"/>
                <w:sz w:val="20"/>
                <w:szCs w:val="20"/>
                <w:lang w:eastAsia="en-AU"/>
              </w:rPr>
            </w:pPr>
          </w:p>
        </w:tc>
        <w:tc>
          <w:tcPr>
            <w:tcW w:w="1732" w:type="dxa"/>
            <w:tcBorders>
              <w:top w:val="nil"/>
              <w:left w:val="nil"/>
              <w:bottom w:val="single" w:sz="4" w:space="0" w:color="auto"/>
              <w:right w:val="single" w:sz="8" w:space="0" w:color="A3A3A3"/>
            </w:tcBorders>
            <w:shd w:val="clear" w:color="auto" w:fill="B6DDE8" w:themeFill="accent5" w:themeFillTint="66"/>
            <w:tcMar>
              <w:top w:w="80" w:type="dxa"/>
              <w:left w:w="80" w:type="dxa"/>
              <w:bottom w:w="80" w:type="dxa"/>
              <w:right w:w="80" w:type="dxa"/>
            </w:tcMar>
          </w:tcPr>
          <w:p w14:paraId="25EFB0A5" w14:textId="77777777" w:rsidR="001257B5" w:rsidRDefault="001257B5" w:rsidP="004F0683">
            <w:pPr>
              <w:rPr>
                <w:color w:val="000000"/>
                <w:sz w:val="20"/>
                <w:szCs w:val="20"/>
                <w:lang w:eastAsia="en-AU"/>
              </w:rPr>
            </w:pPr>
            <w:r>
              <w:rPr>
                <w:color w:val="000000"/>
                <w:sz w:val="20"/>
                <w:szCs w:val="20"/>
                <w:lang w:eastAsia="en-AU"/>
              </w:rPr>
              <w:t> PH</w:t>
            </w:r>
          </w:p>
        </w:tc>
      </w:tr>
      <w:tr w:rsidR="001257B5" w14:paraId="715D80CB" w14:textId="77777777" w:rsidTr="004F0683">
        <w:tblPrEx>
          <w:tblBorders>
            <w:top w:val="single" w:sz="4" w:space="0" w:color="auto"/>
          </w:tblBorders>
          <w:tblCellMar>
            <w:left w:w="108" w:type="dxa"/>
            <w:right w:w="108" w:type="dxa"/>
          </w:tblCellMar>
          <w:tblLook w:val="0000" w:firstRow="0" w:lastRow="0" w:firstColumn="0" w:lastColumn="0" w:noHBand="0" w:noVBand="0"/>
        </w:tblPrEx>
        <w:trPr>
          <w:trHeight w:val="100"/>
        </w:trPr>
        <w:tc>
          <w:tcPr>
            <w:tcW w:w="10196" w:type="dxa"/>
            <w:gridSpan w:val="3"/>
            <w:tcBorders>
              <w:top w:val="single" w:sz="4" w:space="0" w:color="auto"/>
              <w:left w:val="single" w:sz="4" w:space="0" w:color="auto"/>
              <w:bottom w:val="single" w:sz="4" w:space="0" w:color="auto"/>
              <w:right w:val="single" w:sz="4" w:space="0" w:color="auto"/>
            </w:tcBorders>
          </w:tcPr>
          <w:p w14:paraId="14D959FA" w14:textId="77777777" w:rsidR="001257B5" w:rsidRDefault="001257B5" w:rsidP="004F0683">
            <w:r>
              <w:t>GP Graham Pilling, PH Paul Hamer, NDB Nicholas Ducharme Barth, CCJ Claudio Castillo Jordon, JH John Hampton, JF Jessica Farley, ND Nick Davies, TV Tiffany Vidal Cunningham, TP Tom Peatman, HX Haikun Xu, RC Rob Campbell, OA Owen Anderson, EC Eric Chang, SB Steve Brouwer, KL Kath Large, PN Philipp Neubauer</w:t>
            </w:r>
          </w:p>
        </w:tc>
      </w:tr>
    </w:tbl>
    <w:p w14:paraId="60895BC0" w14:textId="77777777" w:rsidR="001257B5" w:rsidRDefault="001257B5" w:rsidP="00AB0ADB">
      <w:pPr>
        <w:rPr>
          <w:lang w:val="en-NZ"/>
        </w:rPr>
      </w:pPr>
    </w:p>
    <w:p w14:paraId="2EA68949" w14:textId="6B7E272F" w:rsidR="00AB0ADB" w:rsidRDefault="00AB0ADB" w:rsidP="00AB0ADB">
      <w:pPr>
        <w:rPr>
          <w:lang w:val="en-NZ"/>
        </w:rPr>
      </w:pPr>
    </w:p>
    <w:p w14:paraId="61B23980" w14:textId="0D54C4FC" w:rsidR="00AB0ADB" w:rsidRDefault="00AB0ADB" w:rsidP="00AB0ADB">
      <w:pPr>
        <w:rPr>
          <w:lang w:val="en-NZ"/>
        </w:rPr>
      </w:pPr>
    </w:p>
    <w:p w14:paraId="0815B717" w14:textId="441DA208" w:rsidR="00AB0ADB" w:rsidRDefault="00AB0ADB" w:rsidP="00AB0ADB">
      <w:pPr>
        <w:rPr>
          <w:lang w:val="en-NZ"/>
        </w:rPr>
      </w:pPr>
    </w:p>
    <w:p w14:paraId="3FDDDAFB" w14:textId="3D26B35D" w:rsidR="00AB0ADB" w:rsidRDefault="00AB0ADB" w:rsidP="00AB0ADB">
      <w:pPr>
        <w:rPr>
          <w:lang w:val="en-NZ"/>
        </w:rPr>
      </w:pPr>
    </w:p>
    <w:p w14:paraId="10BBCB02" w14:textId="0F67C580" w:rsidR="00AB0ADB" w:rsidRDefault="00AB0ADB" w:rsidP="00AB0ADB">
      <w:pPr>
        <w:rPr>
          <w:lang w:val="en-NZ"/>
        </w:rPr>
      </w:pPr>
    </w:p>
    <w:p w14:paraId="1B1074B4" w14:textId="6159CF84" w:rsidR="00AB0ADB" w:rsidRDefault="00AB0ADB" w:rsidP="00AB0ADB">
      <w:pPr>
        <w:rPr>
          <w:lang w:val="en-NZ"/>
        </w:rPr>
      </w:pPr>
    </w:p>
    <w:p w14:paraId="4D7AE8A6" w14:textId="7F3BFF25" w:rsidR="00AB0ADB" w:rsidRDefault="00AB0ADB" w:rsidP="00AB0ADB">
      <w:pPr>
        <w:rPr>
          <w:lang w:val="en-NZ"/>
        </w:rPr>
      </w:pPr>
    </w:p>
    <w:p w14:paraId="3BB81C49" w14:textId="21220173" w:rsidR="00AB0ADB" w:rsidRDefault="00AB0ADB" w:rsidP="00AB0ADB">
      <w:pPr>
        <w:rPr>
          <w:lang w:val="en-NZ"/>
        </w:rPr>
      </w:pPr>
    </w:p>
    <w:p w14:paraId="309E65F4" w14:textId="47BA1EED" w:rsidR="00AB0ADB" w:rsidRDefault="00AB0ADB" w:rsidP="00AB0ADB">
      <w:pPr>
        <w:rPr>
          <w:lang w:val="en-NZ"/>
        </w:rPr>
      </w:pPr>
    </w:p>
    <w:p w14:paraId="4A414968" w14:textId="45A9F66B" w:rsidR="00AB0ADB" w:rsidRDefault="00AB0ADB" w:rsidP="00AB0ADB">
      <w:pPr>
        <w:rPr>
          <w:lang w:val="en-NZ"/>
        </w:rPr>
      </w:pPr>
    </w:p>
    <w:p w14:paraId="180075F6" w14:textId="69DA3C21" w:rsidR="00AB0ADB" w:rsidRDefault="00AB0ADB" w:rsidP="00AB0ADB">
      <w:pPr>
        <w:rPr>
          <w:lang w:val="en-NZ"/>
        </w:rPr>
      </w:pPr>
    </w:p>
    <w:p w14:paraId="721106FC" w14:textId="77777777" w:rsidR="003E7AFC" w:rsidRDefault="00AB0ADB" w:rsidP="00AB0ADB">
      <w:pPr>
        <w:pStyle w:val="Heading2"/>
        <w:rPr>
          <w:lang w:val="en-NZ"/>
        </w:rPr>
      </w:pPr>
      <w:r>
        <w:rPr>
          <w:lang w:val="en-NZ"/>
        </w:rPr>
        <w:t>APPENDIX 2: List of participants</w:t>
      </w:r>
      <w:r w:rsidR="003E7AFC">
        <w:rPr>
          <w:lang w:val="en-NZ"/>
        </w:rPr>
        <w:t xml:space="preserve"> </w:t>
      </w:r>
    </w:p>
    <w:p w14:paraId="74419C78" w14:textId="4280745E" w:rsidR="00AB0ADB" w:rsidRPr="003E7AFC" w:rsidRDefault="003E7AFC" w:rsidP="003E7AFC">
      <w:pPr>
        <w:rPr>
          <w:sz w:val="16"/>
          <w:szCs w:val="16"/>
          <w:lang w:val="en-NZ"/>
        </w:rPr>
      </w:pPr>
      <w:r w:rsidRPr="003E7AFC">
        <w:rPr>
          <w:sz w:val="16"/>
          <w:szCs w:val="16"/>
          <w:lang w:val="en-NZ"/>
        </w:rPr>
        <w:t>(NB – there may be some inaccuracy due to the online format, multiple people joining from the same link and people dropping in an out of the meeting for shorter periods)</w:t>
      </w:r>
    </w:p>
    <w:tbl>
      <w:tblPr>
        <w:tblStyle w:val="TableGrid"/>
        <w:tblW w:w="10049" w:type="dxa"/>
        <w:jc w:val="center"/>
        <w:tblLook w:val="04A0" w:firstRow="1" w:lastRow="0" w:firstColumn="1" w:lastColumn="0" w:noHBand="0" w:noVBand="1"/>
      </w:tblPr>
      <w:tblGrid>
        <w:gridCol w:w="2629"/>
        <w:gridCol w:w="7420"/>
      </w:tblGrid>
      <w:tr w:rsidR="008E00BE" w14:paraId="6E4A3021" w14:textId="77777777" w:rsidTr="00FF1EE5">
        <w:trPr>
          <w:jc w:val="center"/>
        </w:trPr>
        <w:tc>
          <w:tcPr>
            <w:tcW w:w="2629" w:type="dxa"/>
          </w:tcPr>
          <w:p w14:paraId="7E5F4B2E" w14:textId="77777777" w:rsidR="008E00BE" w:rsidRPr="002877F3" w:rsidRDefault="008E00BE" w:rsidP="00FF1EE5">
            <w:pPr>
              <w:rPr>
                <w:b/>
                <w:color w:val="000000" w:themeColor="text1"/>
                <w:sz w:val="20"/>
                <w:szCs w:val="20"/>
                <w:lang w:val="en-NZ"/>
              </w:rPr>
            </w:pPr>
            <w:r w:rsidRPr="002877F3">
              <w:rPr>
                <w:b/>
                <w:color w:val="000000" w:themeColor="text1"/>
                <w:sz w:val="20"/>
                <w:szCs w:val="20"/>
                <w:lang w:val="en-NZ"/>
              </w:rPr>
              <w:t>Name</w:t>
            </w:r>
          </w:p>
        </w:tc>
        <w:tc>
          <w:tcPr>
            <w:tcW w:w="0" w:type="auto"/>
          </w:tcPr>
          <w:p w14:paraId="28D42989" w14:textId="77777777" w:rsidR="008E00BE" w:rsidRPr="002877F3" w:rsidRDefault="008E00BE" w:rsidP="00FF1EE5">
            <w:pPr>
              <w:jc w:val="center"/>
              <w:rPr>
                <w:b/>
                <w:color w:val="000000" w:themeColor="text1"/>
                <w:sz w:val="20"/>
                <w:szCs w:val="20"/>
                <w:lang w:val="en-NZ"/>
              </w:rPr>
            </w:pPr>
            <w:r w:rsidRPr="002877F3">
              <w:rPr>
                <w:b/>
                <w:color w:val="000000" w:themeColor="text1"/>
                <w:sz w:val="20"/>
                <w:szCs w:val="20"/>
                <w:lang w:val="en-NZ"/>
              </w:rPr>
              <w:t>Affiliation</w:t>
            </w:r>
          </w:p>
        </w:tc>
      </w:tr>
      <w:tr w:rsidR="00FF1595" w:rsidRPr="00FF1595" w14:paraId="29F63F8F" w14:textId="77777777" w:rsidTr="00FF1EE5">
        <w:trPr>
          <w:jc w:val="center"/>
        </w:trPr>
        <w:tc>
          <w:tcPr>
            <w:tcW w:w="2629" w:type="dxa"/>
          </w:tcPr>
          <w:p w14:paraId="2F254725" w14:textId="77777777" w:rsidR="008E00BE" w:rsidRPr="002877F3" w:rsidRDefault="008E00BE" w:rsidP="00FF1EE5">
            <w:pPr>
              <w:rPr>
                <w:bCs/>
                <w:color w:val="000000" w:themeColor="text1"/>
                <w:sz w:val="20"/>
                <w:szCs w:val="20"/>
              </w:rPr>
            </w:pPr>
            <w:r w:rsidRPr="002877F3">
              <w:rPr>
                <w:bCs/>
                <w:color w:val="000000" w:themeColor="text1"/>
                <w:sz w:val="20"/>
                <w:szCs w:val="20"/>
              </w:rPr>
              <w:t>John Annala</w:t>
            </w:r>
          </w:p>
        </w:tc>
        <w:tc>
          <w:tcPr>
            <w:tcW w:w="0" w:type="auto"/>
          </w:tcPr>
          <w:p w14:paraId="4427124F" w14:textId="77777777" w:rsidR="008E00BE" w:rsidRPr="002877F3" w:rsidRDefault="008E00BE" w:rsidP="00FF1EE5">
            <w:pPr>
              <w:jc w:val="center"/>
              <w:rPr>
                <w:bCs/>
                <w:color w:val="000000" w:themeColor="text1"/>
                <w:sz w:val="20"/>
                <w:szCs w:val="20"/>
              </w:rPr>
            </w:pPr>
            <w:r w:rsidRPr="002877F3">
              <w:rPr>
                <w:bCs/>
                <w:color w:val="000000" w:themeColor="text1"/>
                <w:sz w:val="20"/>
                <w:szCs w:val="20"/>
              </w:rPr>
              <w:t>Ministry for Primary Industries, NZ</w:t>
            </w:r>
          </w:p>
        </w:tc>
      </w:tr>
      <w:tr w:rsidR="00840329" w:rsidRPr="00FF1595" w14:paraId="43AB992B" w14:textId="77777777" w:rsidTr="00FF1EE5">
        <w:trPr>
          <w:jc w:val="center"/>
        </w:trPr>
        <w:tc>
          <w:tcPr>
            <w:tcW w:w="2629" w:type="dxa"/>
          </w:tcPr>
          <w:p w14:paraId="5D173AAE" w14:textId="75FB05BE" w:rsidR="00840329" w:rsidRPr="002877F3" w:rsidRDefault="00840329" w:rsidP="00FF1EE5">
            <w:pPr>
              <w:rPr>
                <w:bCs/>
                <w:color w:val="000000" w:themeColor="text1"/>
                <w:sz w:val="20"/>
                <w:szCs w:val="20"/>
              </w:rPr>
            </w:pPr>
            <w:r w:rsidRPr="002877F3">
              <w:rPr>
                <w:bCs/>
                <w:color w:val="000000" w:themeColor="text1"/>
                <w:sz w:val="20"/>
                <w:szCs w:val="20"/>
              </w:rPr>
              <w:t>Leyla Knittweis</w:t>
            </w:r>
          </w:p>
        </w:tc>
        <w:tc>
          <w:tcPr>
            <w:tcW w:w="0" w:type="auto"/>
          </w:tcPr>
          <w:p w14:paraId="5F33074A" w14:textId="4DDC47BC" w:rsidR="00840329" w:rsidRPr="002877F3" w:rsidRDefault="00840329" w:rsidP="00FF1EE5">
            <w:pPr>
              <w:jc w:val="center"/>
              <w:rPr>
                <w:bCs/>
                <w:color w:val="000000" w:themeColor="text1"/>
                <w:sz w:val="20"/>
                <w:szCs w:val="20"/>
              </w:rPr>
            </w:pPr>
            <w:r w:rsidRPr="002877F3">
              <w:rPr>
                <w:bCs/>
                <w:color w:val="000000" w:themeColor="text1"/>
                <w:sz w:val="20"/>
                <w:szCs w:val="20"/>
              </w:rPr>
              <w:t>Ministry for Primary Industries, NZ</w:t>
            </w:r>
          </w:p>
        </w:tc>
      </w:tr>
      <w:tr w:rsidR="00254447" w:rsidRPr="00FF1595" w14:paraId="07015C2C" w14:textId="77777777" w:rsidTr="00FF1EE5">
        <w:trPr>
          <w:jc w:val="center"/>
        </w:trPr>
        <w:tc>
          <w:tcPr>
            <w:tcW w:w="2629" w:type="dxa"/>
          </w:tcPr>
          <w:p w14:paraId="381DA3B8" w14:textId="7ECCE743" w:rsidR="00254447" w:rsidRPr="00840329" w:rsidRDefault="00254447" w:rsidP="00FF1EE5">
            <w:pPr>
              <w:rPr>
                <w:bCs/>
                <w:color w:val="000000" w:themeColor="text1"/>
                <w:sz w:val="20"/>
                <w:szCs w:val="20"/>
              </w:rPr>
            </w:pPr>
            <w:r>
              <w:rPr>
                <w:bCs/>
                <w:color w:val="000000" w:themeColor="text1"/>
                <w:sz w:val="20"/>
                <w:szCs w:val="20"/>
              </w:rPr>
              <w:t>Brad Moore</w:t>
            </w:r>
          </w:p>
        </w:tc>
        <w:tc>
          <w:tcPr>
            <w:tcW w:w="0" w:type="auto"/>
          </w:tcPr>
          <w:p w14:paraId="641EA734" w14:textId="71B4ADBE" w:rsidR="00254447" w:rsidRPr="002877F3" w:rsidRDefault="00254447" w:rsidP="00FF1EE5">
            <w:pPr>
              <w:jc w:val="center"/>
              <w:rPr>
                <w:bCs/>
                <w:color w:val="000000" w:themeColor="text1"/>
                <w:sz w:val="20"/>
                <w:szCs w:val="20"/>
              </w:rPr>
            </w:pPr>
            <w:r>
              <w:rPr>
                <w:bCs/>
                <w:color w:val="000000" w:themeColor="text1"/>
                <w:sz w:val="20"/>
                <w:szCs w:val="20"/>
              </w:rPr>
              <w:t>NIWA, NZ</w:t>
            </w:r>
          </w:p>
        </w:tc>
      </w:tr>
      <w:tr w:rsidR="00254447" w:rsidRPr="00FF1595" w14:paraId="06AE74D6" w14:textId="77777777" w:rsidTr="00FF1EE5">
        <w:trPr>
          <w:jc w:val="center"/>
        </w:trPr>
        <w:tc>
          <w:tcPr>
            <w:tcW w:w="2629" w:type="dxa"/>
          </w:tcPr>
          <w:p w14:paraId="4B199EC5" w14:textId="1EC3208B" w:rsidR="00254447" w:rsidRPr="00840329" w:rsidRDefault="00254447" w:rsidP="00FF1EE5">
            <w:pPr>
              <w:rPr>
                <w:bCs/>
                <w:color w:val="000000" w:themeColor="text1"/>
                <w:sz w:val="20"/>
                <w:szCs w:val="20"/>
              </w:rPr>
            </w:pPr>
            <w:r>
              <w:rPr>
                <w:bCs/>
                <w:color w:val="000000" w:themeColor="text1"/>
                <w:sz w:val="20"/>
                <w:szCs w:val="20"/>
              </w:rPr>
              <w:t>Simon Hoyle</w:t>
            </w:r>
          </w:p>
        </w:tc>
        <w:tc>
          <w:tcPr>
            <w:tcW w:w="0" w:type="auto"/>
          </w:tcPr>
          <w:p w14:paraId="30ECC781" w14:textId="3E80E618" w:rsidR="00254447" w:rsidRPr="002877F3" w:rsidRDefault="00254447" w:rsidP="00FF1EE5">
            <w:pPr>
              <w:jc w:val="center"/>
              <w:rPr>
                <w:bCs/>
                <w:color w:val="000000" w:themeColor="text1"/>
                <w:sz w:val="20"/>
                <w:szCs w:val="20"/>
              </w:rPr>
            </w:pPr>
            <w:r>
              <w:rPr>
                <w:bCs/>
                <w:color w:val="000000" w:themeColor="text1"/>
                <w:sz w:val="20"/>
                <w:szCs w:val="20"/>
              </w:rPr>
              <w:t>NIWA, NZ</w:t>
            </w:r>
          </w:p>
        </w:tc>
      </w:tr>
      <w:tr w:rsidR="00254447" w:rsidRPr="00FF1595" w14:paraId="1018A168" w14:textId="77777777" w:rsidTr="00FF1EE5">
        <w:trPr>
          <w:jc w:val="center"/>
        </w:trPr>
        <w:tc>
          <w:tcPr>
            <w:tcW w:w="2629" w:type="dxa"/>
          </w:tcPr>
          <w:p w14:paraId="5B089F64" w14:textId="494BD4FA" w:rsidR="00254447" w:rsidRPr="00840329" w:rsidRDefault="00254447" w:rsidP="00FF1EE5">
            <w:pPr>
              <w:rPr>
                <w:bCs/>
                <w:color w:val="000000" w:themeColor="text1"/>
                <w:sz w:val="20"/>
                <w:szCs w:val="20"/>
              </w:rPr>
            </w:pPr>
            <w:r>
              <w:rPr>
                <w:bCs/>
                <w:color w:val="000000" w:themeColor="text1"/>
                <w:sz w:val="20"/>
                <w:szCs w:val="20"/>
              </w:rPr>
              <w:t>Owen Anderson</w:t>
            </w:r>
          </w:p>
        </w:tc>
        <w:tc>
          <w:tcPr>
            <w:tcW w:w="0" w:type="auto"/>
          </w:tcPr>
          <w:p w14:paraId="74D7A66D" w14:textId="2774B36A" w:rsidR="00254447" w:rsidRPr="002877F3" w:rsidRDefault="00254447" w:rsidP="00FF1EE5">
            <w:pPr>
              <w:jc w:val="center"/>
              <w:rPr>
                <w:bCs/>
                <w:color w:val="000000" w:themeColor="text1"/>
                <w:sz w:val="20"/>
                <w:szCs w:val="20"/>
              </w:rPr>
            </w:pPr>
            <w:r>
              <w:rPr>
                <w:bCs/>
                <w:color w:val="000000" w:themeColor="text1"/>
                <w:sz w:val="20"/>
                <w:szCs w:val="20"/>
              </w:rPr>
              <w:t>NIWA, NZ</w:t>
            </w:r>
          </w:p>
        </w:tc>
      </w:tr>
      <w:tr w:rsidR="00254447" w:rsidRPr="00FF1595" w14:paraId="08589998" w14:textId="77777777" w:rsidTr="00FF1EE5">
        <w:trPr>
          <w:jc w:val="center"/>
        </w:trPr>
        <w:tc>
          <w:tcPr>
            <w:tcW w:w="2629" w:type="dxa"/>
          </w:tcPr>
          <w:p w14:paraId="4F379DEC" w14:textId="4B957F57" w:rsidR="00254447" w:rsidRPr="00840329" w:rsidRDefault="00254447" w:rsidP="00FF1EE5">
            <w:pPr>
              <w:rPr>
                <w:bCs/>
                <w:color w:val="000000" w:themeColor="text1"/>
                <w:sz w:val="20"/>
                <w:szCs w:val="20"/>
              </w:rPr>
            </w:pPr>
            <w:r>
              <w:rPr>
                <w:bCs/>
                <w:color w:val="000000" w:themeColor="text1"/>
                <w:sz w:val="20"/>
                <w:szCs w:val="20"/>
              </w:rPr>
              <w:t>Brit Finucci</w:t>
            </w:r>
          </w:p>
        </w:tc>
        <w:tc>
          <w:tcPr>
            <w:tcW w:w="0" w:type="auto"/>
          </w:tcPr>
          <w:p w14:paraId="23B24047" w14:textId="0C01A241" w:rsidR="00254447" w:rsidRPr="002877F3" w:rsidRDefault="00254447" w:rsidP="00FF1EE5">
            <w:pPr>
              <w:jc w:val="center"/>
              <w:rPr>
                <w:bCs/>
                <w:color w:val="000000" w:themeColor="text1"/>
                <w:sz w:val="20"/>
                <w:szCs w:val="20"/>
              </w:rPr>
            </w:pPr>
            <w:r>
              <w:rPr>
                <w:bCs/>
                <w:color w:val="000000" w:themeColor="text1"/>
                <w:sz w:val="20"/>
                <w:szCs w:val="20"/>
              </w:rPr>
              <w:t>NIWA, NZ</w:t>
            </w:r>
          </w:p>
        </w:tc>
      </w:tr>
      <w:tr w:rsidR="00840329" w:rsidRPr="00FF1595" w14:paraId="1600A863" w14:textId="77777777" w:rsidTr="00FF1EE5">
        <w:trPr>
          <w:jc w:val="center"/>
        </w:trPr>
        <w:tc>
          <w:tcPr>
            <w:tcW w:w="2629" w:type="dxa"/>
          </w:tcPr>
          <w:p w14:paraId="66AECD1B" w14:textId="4C3BD1E0" w:rsidR="00840329" w:rsidRPr="002877F3" w:rsidRDefault="00840329" w:rsidP="00FF1EE5">
            <w:pPr>
              <w:rPr>
                <w:bCs/>
                <w:color w:val="000000" w:themeColor="text1"/>
                <w:sz w:val="20"/>
                <w:szCs w:val="20"/>
              </w:rPr>
            </w:pPr>
            <w:r w:rsidRPr="00840329">
              <w:rPr>
                <w:bCs/>
                <w:color w:val="000000" w:themeColor="text1"/>
                <w:sz w:val="20"/>
                <w:szCs w:val="20"/>
              </w:rPr>
              <w:t>Philipp Neubauer</w:t>
            </w:r>
          </w:p>
        </w:tc>
        <w:tc>
          <w:tcPr>
            <w:tcW w:w="0" w:type="auto"/>
          </w:tcPr>
          <w:p w14:paraId="5AFF7A38" w14:textId="46E74A3B" w:rsidR="00840329" w:rsidRPr="002877F3" w:rsidRDefault="00840329" w:rsidP="00FF1EE5">
            <w:pPr>
              <w:jc w:val="center"/>
              <w:rPr>
                <w:bCs/>
                <w:color w:val="000000" w:themeColor="text1"/>
                <w:sz w:val="20"/>
                <w:szCs w:val="20"/>
              </w:rPr>
            </w:pPr>
            <w:r w:rsidRPr="002877F3">
              <w:rPr>
                <w:bCs/>
                <w:color w:val="000000" w:themeColor="text1"/>
                <w:sz w:val="20"/>
                <w:szCs w:val="20"/>
              </w:rPr>
              <w:t>Dragonfly Data Science</w:t>
            </w:r>
          </w:p>
        </w:tc>
      </w:tr>
      <w:tr w:rsidR="00254447" w:rsidRPr="00FF1595" w14:paraId="62C2A639" w14:textId="77777777" w:rsidTr="00FF1EE5">
        <w:trPr>
          <w:jc w:val="center"/>
        </w:trPr>
        <w:tc>
          <w:tcPr>
            <w:tcW w:w="2629" w:type="dxa"/>
          </w:tcPr>
          <w:p w14:paraId="1ED41C27" w14:textId="272EBECB" w:rsidR="00254447" w:rsidRPr="002877F3" w:rsidRDefault="00254447" w:rsidP="00254447">
            <w:pPr>
              <w:rPr>
                <w:bCs/>
                <w:color w:val="000000" w:themeColor="text1"/>
                <w:sz w:val="20"/>
                <w:szCs w:val="20"/>
              </w:rPr>
            </w:pPr>
            <w:r>
              <w:rPr>
                <w:bCs/>
                <w:color w:val="000000" w:themeColor="text1"/>
                <w:sz w:val="20"/>
                <w:szCs w:val="20"/>
              </w:rPr>
              <w:t>Kath Large</w:t>
            </w:r>
          </w:p>
        </w:tc>
        <w:tc>
          <w:tcPr>
            <w:tcW w:w="0" w:type="auto"/>
          </w:tcPr>
          <w:p w14:paraId="4A48B7DE" w14:textId="31739010" w:rsidR="00254447" w:rsidRPr="002877F3" w:rsidRDefault="00254447" w:rsidP="00254447">
            <w:pPr>
              <w:jc w:val="center"/>
              <w:rPr>
                <w:bCs/>
                <w:color w:val="000000" w:themeColor="text1"/>
                <w:sz w:val="20"/>
                <w:szCs w:val="20"/>
              </w:rPr>
            </w:pPr>
            <w:r w:rsidRPr="002877F3">
              <w:rPr>
                <w:bCs/>
                <w:color w:val="000000" w:themeColor="text1"/>
                <w:sz w:val="20"/>
                <w:szCs w:val="20"/>
              </w:rPr>
              <w:t>Dragonfly Data Science</w:t>
            </w:r>
          </w:p>
        </w:tc>
      </w:tr>
      <w:tr w:rsidR="00254447" w:rsidRPr="00FF1595" w14:paraId="4F338DE9" w14:textId="77777777" w:rsidTr="00FF1EE5">
        <w:trPr>
          <w:jc w:val="center"/>
        </w:trPr>
        <w:tc>
          <w:tcPr>
            <w:tcW w:w="2629" w:type="dxa"/>
          </w:tcPr>
          <w:p w14:paraId="37A94230" w14:textId="5A6A26ED" w:rsidR="00254447" w:rsidRPr="002877F3" w:rsidRDefault="00254447" w:rsidP="00254447">
            <w:pPr>
              <w:rPr>
                <w:bCs/>
                <w:color w:val="000000" w:themeColor="text1"/>
                <w:sz w:val="20"/>
                <w:szCs w:val="20"/>
              </w:rPr>
            </w:pPr>
            <w:r>
              <w:rPr>
                <w:bCs/>
                <w:color w:val="000000" w:themeColor="text1"/>
                <w:sz w:val="20"/>
                <w:szCs w:val="20"/>
              </w:rPr>
              <w:t>Steven Brouwer</w:t>
            </w:r>
          </w:p>
        </w:tc>
        <w:tc>
          <w:tcPr>
            <w:tcW w:w="0" w:type="auto"/>
          </w:tcPr>
          <w:p w14:paraId="735CEE6C" w14:textId="5B156033" w:rsidR="00254447" w:rsidRPr="002877F3" w:rsidRDefault="00254447" w:rsidP="00254447">
            <w:pPr>
              <w:jc w:val="center"/>
              <w:rPr>
                <w:bCs/>
                <w:color w:val="000000" w:themeColor="text1"/>
                <w:sz w:val="20"/>
                <w:szCs w:val="20"/>
              </w:rPr>
            </w:pPr>
            <w:r>
              <w:rPr>
                <w:bCs/>
                <w:color w:val="000000" w:themeColor="text1"/>
                <w:sz w:val="20"/>
                <w:szCs w:val="20"/>
              </w:rPr>
              <w:t>Saggitus LTD</w:t>
            </w:r>
          </w:p>
        </w:tc>
      </w:tr>
      <w:tr w:rsidR="00254447" w:rsidRPr="00FF1595" w14:paraId="6179B6A2" w14:textId="77777777" w:rsidTr="00FF1EE5">
        <w:trPr>
          <w:jc w:val="center"/>
        </w:trPr>
        <w:tc>
          <w:tcPr>
            <w:tcW w:w="2629" w:type="dxa"/>
          </w:tcPr>
          <w:p w14:paraId="5142D515" w14:textId="300EF3FF" w:rsidR="00254447" w:rsidRPr="002877F3" w:rsidRDefault="00254447" w:rsidP="00254447">
            <w:pPr>
              <w:rPr>
                <w:bCs/>
                <w:color w:val="000000" w:themeColor="text1"/>
                <w:sz w:val="20"/>
                <w:szCs w:val="20"/>
              </w:rPr>
            </w:pPr>
            <w:r w:rsidRPr="002877F3">
              <w:rPr>
                <w:bCs/>
                <w:color w:val="000000" w:themeColor="text1"/>
                <w:sz w:val="20"/>
                <w:szCs w:val="20"/>
              </w:rPr>
              <w:t xml:space="preserve">Nick Davies </w:t>
            </w:r>
          </w:p>
        </w:tc>
        <w:tc>
          <w:tcPr>
            <w:tcW w:w="0" w:type="auto"/>
          </w:tcPr>
          <w:p w14:paraId="0BF56D95" w14:textId="48B347BE" w:rsidR="00254447" w:rsidRPr="002877F3" w:rsidRDefault="00254447" w:rsidP="00254447">
            <w:pPr>
              <w:jc w:val="center"/>
              <w:rPr>
                <w:bCs/>
                <w:color w:val="000000" w:themeColor="text1"/>
                <w:sz w:val="20"/>
                <w:szCs w:val="20"/>
              </w:rPr>
            </w:pPr>
            <w:r w:rsidRPr="002877F3">
              <w:rPr>
                <w:bCs/>
                <w:color w:val="000000" w:themeColor="text1"/>
                <w:sz w:val="20"/>
                <w:szCs w:val="20"/>
              </w:rPr>
              <w:t>SPC consultant</w:t>
            </w:r>
          </w:p>
        </w:tc>
      </w:tr>
      <w:tr w:rsidR="00254447" w:rsidRPr="00FF1595" w14:paraId="68DAF602" w14:textId="77777777" w:rsidTr="00FF1EE5">
        <w:trPr>
          <w:jc w:val="center"/>
        </w:trPr>
        <w:tc>
          <w:tcPr>
            <w:tcW w:w="2629" w:type="dxa"/>
          </w:tcPr>
          <w:p w14:paraId="3248A2FA" w14:textId="1BB45114" w:rsidR="00254447" w:rsidRPr="002877F3" w:rsidRDefault="00254447" w:rsidP="00254447">
            <w:pPr>
              <w:rPr>
                <w:bCs/>
                <w:color w:val="000000" w:themeColor="text1"/>
                <w:sz w:val="20"/>
                <w:szCs w:val="20"/>
              </w:rPr>
            </w:pPr>
            <w:r w:rsidRPr="002877F3">
              <w:rPr>
                <w:bCs/>
                <w:color w:val="000000" w:themeColor="text1"/>
                <w:sz w:val="20"/>
                <w:szCs w:val="20"/>
              </w:rPr>
              <w:t>Rob Campbell</w:t>
            </w:r>
          </w:p>
        </w:tc>
        <w:tc>
          <w:tcPr>
            <w:tcW w:w="0" w:type="auto"/>
          </w:tcPr>
          <w:p w14:paraId="27A10F76" w14:textId="1801FBA6" w:rsidR="00254447" w:rsidRPr="002877F3" w:rsidRDefault="00254447" w:rsidP="00254447">
            <w:pPr>
              <w:jc w:val="center"/>
              <w:rPr>
                <w:bCs/>
                <w:color w:val="000000" w:themeColor="text1"/>
                <w:sz w:val="20"/>
                <w:szCs w:val="20"/>
              </w:rPr>
            </w:pPr>
            <w:r w:rsidRPr="002877F3">
              <w:rPr>
                <w:bCs/>
                <w:color w:val="000000" w:themeColor="text1"/>
                <w:sz w:val="20"/>
                <w:szCs w:val="20"/>
              </w:rPr>
              <w:t>CSIRO, AU</w:t>
            </w:r>
          </w:p>
        </w:tc>
      </w:tr>
      <w:tr w:rsidR="00254447" w:rsidRPr="00FF1595" w14:paraId="6C8F2A11" w14:textId="77777777" w:rsidTr="00FF1EE5">
        <w:trPr>
          <w:jc w:val="center"/>
        </w:trPr>
        <w:tc>
          <w:tcPr>
            <w:tcW w:w="2629" w:type="dxa"/>
          </w:tcPr>
          <w:p w14:paraId="363FFD16" w14:textId="22E768A8" w:rsidR="00254447" w:rsidRPr="002877F3" w:rsidRDefault="00254447" w:rsidP="00254447">
            <w:pPr>
              <w:rPr>
                <w:bCs/>
                <w:color w:val="000000" w:themeColor="text1"/>
                <w:sz w:val="20"/>
                <w:szCs w:val="20"/>
              </w:rPr>
            </w:pPr>
            <w:r w:rsidRPr="002877F3">
              <w:rPr>
                <w:bCs/>
                <w:color w:val="000000" w:themeColor="text1"/>
                <w:sz w:val="20"/>
                <w:szCs w:val="20"/>
              </w:rPr>
              <w:t>Jessica Farley</w:t>
            </w:r>
          </w:p>
        </w:tc>
        <w:tc>
          <w:tcPr>
            <w:tcW w:w="0" w:type="auto"/>
          </w:tcPr>
          <w:p w14:paraId="4FDD017E" w14:textId="6E9B54E5" w:rsidR="00254447" w:rsidRPr="002877F3" w:rsidRDefault="00254447" w:rsidP="00254447">
            <w:pPr>
              <w:jc w:val="center"/>
              <w:rPr>
                <w:bCs/>
                <w:color w:val="000000" w:themeColor="text1"/>
                <w:sz w:val="20"/>
                <w:szCs w:val="20"/>
              </w:rPr>
            </w:pPr>
            <w:r w:rsidRPr="002877F3">
              <w:rPr>
                <w:bCs/>
                <w:color w:val="000000" w:themeColor="text1"/>
                <w:sz w:val="20"/>
                <w:szCs w:val="20"/>
              </w:rPr>
              <w:t>CSIRO, AU</w:t>
            </w:r>
          </w:p>
        </w:tc>
      </w:tr>
      <w:tr w:rsidR="00254447" w:rsidRPr="00FF1595" w14:paraId="66123DC8" w14:textId="77777777" w:rsidTr="00FF1EE5">
        <w:trPr>
          <w:jc w:val="center"/>
        </w:trPr>
        <w:tc>
          <w:tcPr>
            <w:tcW w:w="2629" w:type="dxa"/>
          </w:tcPr>
          <w:p w14:paraId="4B4DD293" w14:textId="323A1637" w:rsidR="00254447" w:rsidRPr="002877F3" w:rsidRDefault="00254447" w:rsidP="00254447">
            <w:pPr>
              <w:rPr>
                <w:bCs/>
                <w:color w:val="000000" w:themeColor="text1"/>
                <w:sz w:val="20"/>
                <w:szCs w:val="20"/>
              </w:rPr>
            </w:pPr>
            <w:r w:rsidRPr="002877F3">
              <w:rPr>
                <w:bCs/>
                <w:color w:val="000000" w:themeColor="text1"/>
                <w:sz w:val="20"/>
                <w:szCs w:val="20"/>
              </w:rPr>
              <w:t>Paige Eveson</w:t>
            </w:r>
          </w:p>
        </w:tc>
        <w:tc>
          <w:tcPr>
            <w:tcW w:w="0" w:type="auto"/>
          </w:tcPr>
          <w:p w14:paraId="039429BF" w14:textId="4E07D73F" w:rsidR="00254447" w:rsidRPr="002877F3" w:rsidRDefault="00254447" w:rsidP="00254447">
            <w:pPr>
              <w:jc w:val="center"/>
              <w:rPr>
                <w:bCs/>
                <w:color w:val="000000" w:themeColor="text1"/>
                <w:sz w:val="20"/>
                <w:szCs w:val="20"/>
              </w:rPr>
            </w:pPr>
            <w:r w:rsidRPr="002877F3">
              <w:rPr>
                <w:bCs/>
                <w:color w:val="000000" w:themeColor="text1"/>
                <w:sz w:val="20"/>
                <w:szCs w:val="20"/>
              </w:rPr>
              <w:t>CSIRO, AU</w:t>
            </w:r>
          </w:p>
        </w:tc>
      </w:tr>
      <w:tr w:rsidR="00254447" w:rsidRPr="00FF1595" w14:paraId="6D2F5CC9" w14:textId="77777777" w:rsidTr="00FF1EE5">
        <w:trPr>
          <w:jc w:val="center"/>
        </w:trPr>
        <w:tc>
          <w:tcPr>
            <w:tcW w:w="2629" w:type="dxa"/>
          </w:tcPr>
          <w:p w14:paraId="10061648" w14:textId="7FF8717F" w:rsidR="00254447" w:rsidRPr="002877F3" w:rsidRDefault="00254447" w:rsidP="00254447">
            <w:pPr>
              <w:rPr>
                <w:bCs/>
                <w:color w:val="000000" w:themeColor="text1"/>
                <w:sz w:val="20"/>
                <w:szCs w:val="20"/>
              </w:rPr>
            </w:pPr>
            <w:r w:rsidRPr="00254447">
              <w:rPr>
                <w:bCs/>
                <w:color w:val="000000" w:themeColor="text1"/>
                <w:sz w:val="20"/>
                <w:szCs w:val="20"/>
              </w:rPr>
              <w:t>Ashley Williams</w:t>
            </w:r>
          </w:p>
        </w:tc>
        <w:tc>
          <w:tcPr>
            <w:tcW w:w="0" w:type="auto"/>
          </w:tcPr>
          <w:p w14:paraId="549181DA" w14:textId="5159D8A6" w:rsidR="00254447" w:rsidRPr="002877F3" w:rsidRDefault="00254447" w:rsidP="00254447">
            <w:pPr>
              <w:jc w:val="center"/>
              <w:rPr>
                <w:bCs/>
                <w:color w:val="000000" w:themeColor="text1"/>
                <w:sz w:val="20"/>
                <w:szCs w:val="20"/>
              </w:rPr>
            </w:pPr>
            <w:r>
              <w:rPr>
                <w:bCs/>
                <w:color w:val="000000" w:themeColor="text1"/>
                <w:sz w:val="20"/>
                <w:szCs w:val="20"/>
              </w:rPr>
              <w:t>CSIRO, AU</w:t>
            </w:r>
          </w:p>
        </w:tc>
      </w:tr>
      <w:tr w:rsidR="00254447" w:rsidRPr="00FF1595" w14:paraId="4F3E3F95" w14:textId="77777777" w:rsidTr="00FF1EE5">
        <w:trPr>
          <w:jc w:val="center"/>
        </w:trPr>
        <w:tc>
          <w:tcPr>
            <w:tcW w:w="2629" w:type="dxa"/>
          </w:tcPr>
          <w:p w14:paraId="4D078DFE" w14:textId="5B771564" w:rsidR="00254447" w:rsidRPr="002877F3" w:rsidRDefault="00254447" w:rsidP="00254447">
            <w:pPr>
              <w:rPr>
                <w:bCs/>
                <w:color w:val="000000" w:themeColor="text1"/>
                <w:sz w:val="20"/>
                <w:szCs w:val="20"/>
              </w:rPr>
            </w:pPr>
            <w:r>
              <w:rPr>
                <w:bCs/>
                <w:color w:val="000000" w:themeColor="text1"/>
                <w:sz w:val="20"/>
                <w:szCs w:val="20"/>
              </w:rPr>
              <w:t>Rich Hillary</w:t>
            </w:r>
          </w:p>
        </w:tc>
        <w:tc>
          <w:tcPr>
            <w:tcW w:w="0" w:type="auto"/>
          </w:tcPr>
          <w:p w14:paraId="35DF3698" w14:textId="5429992A" w:rsidR="00254447" w:rsidRPr="002877F3" w:rsidRDefault="00254447" w:rsidP="00254447">
            <w:pPr>
              <w:jc w:val="center"/>
              <w:rPr>
                <w:bCs/>
                <w:color w:val="000000" w:themeColor="text1"/>
                <w:sz w:val="20"/>
                <w:szCs w:val="20"/>
              </w:rPr>
            </w:pPr>
            <w:r>
              <w:rPr>
                <w:bCs/>
                <w:color w:val="000000" w:themeColor="text1"/>
                <w:sz w:val="20"/>
                <w:szCs w:val="20"/>
              </w:rPr>
              <w:t>CSIRO, AU</w:t>
            </w:r>
          </w:p>
        </w:tc>
      </w:tr>
      <w:tr w:rsidR="00254447" w:rsidRPr="00FF1595" w14:paraId="481B6050" w14:textId="77777777" w:rsidTr="00FF1EE5">
        <w:trPr>
          <w:jc w:val="center"/>
        </w:trPr>
        <w:tc>
          <w:tcPr>
            <w:tcW w:w="2629" w:type="dxa"/>
          </w:tcPr>
          <w:p w14:paraId="221A1338" w14:textId="523D426C" w:rsidR="00254447" w:rsidRPr="002877F3" w:rsidRDefault="00254447" w:rsidP="00254447">
            <w:pPr>
              <w:rPr>
                <w:bCs/>
                <w:color w:val="000000" w:themeColor="text1"/>
                <w:sz w:val="20"/>
                <w:szCs w:val="20"/>
              </w:rPr>
            </w:pPr>
            <w:r>
              <w:rPr>
                <w:bCs/>
                <w:color w:val="000000" w:themeColor="text1"/>
                <w:sz w:val="20"/>
                <w:szCs w:val="20"/>
              </w:rPr>
              <w:t>Don Bromhead</w:t>
            </w:r>
          </w:p>
        </w:tc>
        <w:tc>
          <w:tcPr>
            <w:tcW w:w="0" w:type="auto"/>
          </w:tcPr>
          <w:p w14:paraId="5D6007E2" w14:textId="0E1DDF84" w:rsidR="00254447" w:rsidRPr="002877F3" w:rsidRDefault="00254447" w:rsidP="00254447">
            <w:pPr>
              <w:jc w:val="center"/>
              <w:rPr>
                <w:bCs/>
                <w:color w:val="000000" w:themeColor="text1"/>
                <w:sz w:val="20"/>
                <w:szCs w:val="20"/>
              </w:rPr>
            </w:pPr>
            <w:r>
              <w:rPr>
                <w:bCs/>
                <w:color w:val="000000" w:themeColor="text1"/>
                <w:sz w:val="20"/>
                <w:szCs w:val="20"/>
              </w:rPr>
              <w:t>CSIRO, AU</w:t>
            </w:r>
          </w:p>
        </w:tc>
      </w:tr>
      <w:tr w:rsidR="00254447" w:rsidRPr="00FF1595" w14:paraId="3F819B88" w14:textId="77777777" w:rsidTr="00FF1EE5">
        <w:trPr>
          <w:jc w:val="center"/>
        </w:trPr>
        <w:tc>
          <w:tcPr>
            <w:tcW w:w="2629" w:type="dxa"/>
          </w:tcPr>
          <w:p w14:paraId="0796C9D1" w14:textId="56DCF55D" w:rsidR="00254447" w:rsidRPr="002877F3" w:rsidRDefault="00254447" w:rsidP="00254447">
            <w:pPr>
              <w:rPr>
                <w:bCs/>
                <w:color w:val="000000" w:themeColor="text1"/>
                <w:sz w:val="20"/>
                <w:szCs w:val="20"/>
              </w:rPr>
            </w:pPr>
            <w:r>
              <w:rPr>
                <w:bCs/>
                <w:color w:val="000000" w:themeColor="text1"/>
                <w:sz w:val="20"/>
                <w:szCs w:val="20"/>
              </w:rPr>
              <w:t>Karen Evans</w:t>
            </w:r>
          </w:p>
        </w:tc>
        <w:tc>
          <w:tcPr>
            <w:tcW w:w="0" w:type="auto"/>
          </w:tcPr>
          <w:p w14:paraId="3EC8FC3E" w14:textId="7AD63A1D" w:rsidR="00254447" w:rsidRPr="002877F3" w:rsidRDefault="00254447" w:rsidP="00254447">
            <w:pPr>
              <w:jc w:val="center"/>
              <w:rPr>
                <w:bCs/>
                <w:color w:val="000000" w:themeColor="text1"/>
                <w:sz w:val="20"/>
                <w:szCs w:val="20"/>
              </w:rPr>
            </w:pPr>
            <w:r>
              <w:rPr>
                <w:bCs/>
                <w:color w:val="000000" w:themeColor="text1"/>
                <w:sz w:val="20"/>
                <w:szCs w:val="20"/>
              </w:rPr>
              <w:t>CSIRO, AU</w:t>
            </w:r>
          </w:p>
        </w:tc>
      </w:tr>
      <w:tr w:rsidR="00254447" w:rsidRPr="00FF1595" w14:paraId="09463D0D" w14:textId="77777777" w:rsidTr="00FF1EE5">
        <w:trPr>
          <w:jc w:val="center"/>
        </w:trPr>
        <w:tc>
          <w:tcPr>
            <w:tcW w:w="2629" w:type="dxa"/>
          </w:tcPr>
          <w:p w14:paraId="6A389568" w14:textId="12FE1371" w:rsidR="00254447" w:rsidRPr="002877F3" w:rsidRDefault="00254447" w:rsidP="00254447">
            <w:pPr>
              <w:rPr>
                <w:bCs/>
                <w:color w:val="000000" w:themeColor="text1"/>
                <w:sz w:val="20"/>
                <w:szCs w:val="20"/>
              </w:rPr>
            </w:pPr>
            <w:r>
              <w:rPr>
                <w:bCs/>
                <w:color w:val="000000" w:themeColor="text1"/>
                <w:sz w:val="20"/>
                <w:szCs w:val="20"/>
              </w:rPr>
              <w:t>James Larcombe</w:t>
            </w:r>
          </w:p>
        </w:tc>
        <w:tc>
          <w:tcPr>
            <w:tcW w:w="0" w:type="auto"/>
          </w:tcPr>
          <w:p w14:paraId="17C8B14B" w14:textId="614F0685" w:rsidR="00254447" w:rsidRPr="002877F3" w:rsidRDefault="00254447" w:rsidP="00254447">
            <w:pPr>
              <w:jc w:val="center"/>
              <w:rPr>
                <w:bCs/>
                <w:color w:val="000000" w:themeColor="text1"/>
                <w:sz w:val="20"/>
                <w:szCs w:val="20"/>
              </w:rPr>
            </w:pPr>
            <w:r>
              <w:rPr>
                <w:bCs/>
                <w:color w:val="000000" w:themeColor="text1"/>
                <w:sz w:val="20"/>
                <w:szCs w:val="20"/>
              </w:rPr>
              <w:t>Department Agriculture Water and the Environment, AU</w:t>
            </w:r>
          </w:p>
        </w:tc>
      </w:tr>
      <w:tr w:rsidR="00254447" w:rsidRPr="00FF1595" w14:paraId="52912663" w14:textId="77777777" w:rsidTr="00FF1EE5">
        <w:trPr>
          <w:jc w:val="center"/>
        </w:trPr>
        <w:tc>
          <w:tcPr>
            <w:tcW w:w="2629" w:type="dxa"/>
          </w:tcPr>
          <w:p w14:paraId="66A0D50A" w14:textId="15B8B7CF" w:rsidR="00254447" w:rsidRPr="002877F3" w:rsidRDefault="00254447" w:rsidP="00254447">
            <w:pPr>
              <w:rPr>
                <w:bCs/>
                <w:color w:val="000000" w:themeColor="text1"/>
                <w:sz w:val="20"/>
                <w:szCs w:val="20"/>
              </w:rPr>
            </w:pPr>
            <w:r w:rsidRPr="002877F3">
              <w:rPr>
                <w:bCs/>
                <w:color w:val="000000" w:themeColor="text1"/>
                <w:sz w:val="20"/>
                <w:szCs w:val="20"/>
              </w:rPr>
              <w:t>Wetj</w:t>
            </w:r>
            <w:r>
              <w:rPr>
                <w:bCs/>
                <w:color w:val="000000" w:themeColor="text1"/>
                <w:sz w:val="20"/>
                <w:szCs w:val="20"/>
              </w:rPr>
              <w:t>e</w:t>
            </w:r>
            <w:r w:rsidRPr="002877F3">
              <w:rPr>
                <w:bCs/>
                <w:color w:val="000000" w:themeColor="text1"/>
                <w:sz w:val="20"/>
                <w:szCs w:val="20"/>
              </w:rPr>
              <w:t>ns Dim</w:t>
            </w:r>
            <w:r>
              <w:rPr>
                <w:bCs/>
                <w:color w:val="000000" w:themeColor="text1"/>
                <w:sz w:val="20"/>
                <w:szCs w:val="20"/>
              </w:rPr>
              <w:t>m</w:t>
            </w:r>
            <w:r w:rsidRPr="002877F3">
              <w:rPr>
                <w:bCs/>
                <w:color w:val="000000" w:themeColor="text1"/>
                <w:sz w:val="20"/>
                <w:szCs w:val="20"/>
              </w:rPr>
              <w:t>lich</w:t>
            </w:r>
          </w:p>
        </w:tc>
        <w:tc>
          <w:tcPr>
            <w:tcW w:w="0" w:type="auto"/>
          </w:tcPr>
          <w:p w14:paraId="4319DF1D" w14:textId="6A70438F" w:rsidR="00254447" w:rsidRPr="002877F3" w:rsidRDefault="00254447" w:rsidP="00254447">
            <w:pPr>
              <w:jc w:val="center"/>
              <w:rPr>
                <w:bCs/>
                <w:color w:val="000000" w:themeColor="text1"/>
                <w:sz w:val="20"/>
                <w:szCs w:val="20"/>
              </w:rPr>
            </w:pPr>
            <w:r w:rsidRPr="002877F3">
              <w:rPr>
                <w:bCs/>
                <w:color w:val="000000" w:themeColor="text1"/>
                <w:sz w:val="20"/>
                <w:szCs w:val="20"/>
              </w:rPr>
              <w:t>FFA Secretariat</w:t>
            </w:r>
          </w:p>
        </w:tc>
      </w:tr>
      <w:tr w:rsidR="00254447" w:rsidRPr="00FF1595" w14:paraId="7BE0BAEF" w14:textId="77777777" w:rsidTr="00FF1EE5">
        <w:trPr>
          <w:jc w:val="center"/>
        </w:trPr>
        <w:tc>
          <w:tcPr>
            <w:tcW w:w="2629" w:type="dxa"/>
          </w:tcPr>
          <w:p w14:paraId="64D900BD" w14:textId="7F768986" w:rsidR="00254447" w:rsidRPr="002877F3" w:rsidRDefault="00254447" w:rsidP="00254447">
            <w:pPr>
              <w:rPr>
                <w:bCs/>
                <w:color w:val="000000" w:themeColor="text1"/>
                <w:sz w:val="20"/>
                <w:szCs w:val="20"/>
              </w:rPr>
            </w:pPr>
            <w:r w:rsidRPr="002877F3">
              <w:rPr>
                <w:bCs/>
                <w:color w:val="000000" w:themeColor="text1"/>
                <w:sz w:val="20"/>
                <w:szCs w:val="20"/>
              </w:rPr>
              <w:t>Reuben Sulu</w:t>
            </w:r>
          </w:p>
        </w:tc>
        <w:tc>
          <w:tcPr>
            <w:tcW w:w="0" w:type="auto"/>
          </w:tcPr>
          <w:p w14:paraId="73FE3FC1" w14:textId="2C0E541C" w:rsidR="00254447" w:rsidRPr="002877F3" w:rsidRDefault="00254447" w:rsidP="00254447">
            <w:pPr>
              <w:jc w:val="center"/>
              <w:rPr>
                <w:bCs/>
                <w:color w:val="000000" w:themeColor="text1"/>
                <w:sz w:val="20"/>
                <w:szCs w:val="20"/>
              </w:rPr>
            </w:pPr>
            <w:r w:rsidRPr="002877F3">
              <w:rPr>
                <w:bCs/>
                <w:color w:val="000000" w:themeColor="text1"/>
                <w:sz w:val="20"/>
                <w:szCs w:val="20"/>
              </w:rPr>
              <w:t>FFA Secretariat</w:t>
            </w:r>
          </w:p>
        </w:tc>
      </w:tr>
      <w:tr w:rsidR="00254447" w:rsidRPr="00FF1595" w14:paraId="3A9B175D" w14:textId="77777777" w:rsidTr="00FF1EE5">
        <w:trPr>
          <w:jc w:val="center"/>
        </w:trPr>
        <w:tc>
          <w:tcPr>
            <w:tcW w:w="2629" w:type="dxa"/>
          </w:tcPr>
          <w:p w14:paraId="4797EC6D" w14:textId="4E678A7B" w:rsidR="00254447" w:rsidRPr="002877F3" w:rsidRDefault="00254447" w:rsidP="00254447">
            <w:pPr>
              <w:rPr>
                <w:bCs/>
                <w:color w:val="000000" w:themeColor="text1"/>
                <w:sz w:val="20"/>
                <w:szCs w:val="20"/>
              </w:rPr>
            </w:pPr>
            <w:r w:rsidRPr="00840329">
              <w:rPr>
                <w:bCs/>
                <w:color w:val="000000" w:themeColor="text1"/>
                <w:sz w:val="20"/>
                <w:szCs w:val="20"/>
              </w:rPr>
              <w:t>Lianos Triantafillos</w:t>
            </w:r>
          </w:p>
        </w:tc>
        <w:tc>
          <w:tcPr>
            <w:tcW w:w="0" w:type="auto"/>
          </w:tcPr>
          <w:p w14:paraId="2A55DA0E" w14:textId="0F8991CC" w:rsidR="00254447" w:rsidRPr="002877F3" w:rsidRDefault="00254447" w:rsidP="00254447">
            <w:pPr>
              <w:jc w:val="center"/>
              <w:rPr>
                <w:bCs/>
                <w:color w:val="000000" w:themeColor="text1"/>
                <w:sz w:val="20"/>
                <w:szCs w:val="20"/>
              </w:rPr>
            </w:pPr>
            <w:r w:rsidRPr="002877F3">
              <w:rPr>
                <w:bCs/>
                <w:color w:val="000000" w:themeColor="text1"/>
                <w:sz w:val="20"/>
                <w:szCs w:val="20"/>
              </w:rPr>
              <w:t>FFA Secretariat</w:t>
            </w:r>
          </w:p>
        </w:tc>
      </w:tr>
      <w:tr w:rsidR="00254447" w:rsidRPr="00FF1595" w14:paraId="1F7FFFFA" w14:textId="77777777" w:rsidTr="00FF1EE5">
        <w:trPr>
          <w:jc w:val="center"/>
        </w:trPr>
        <w:tc>
          <w:tcPr>
            <w:tcW w:w="2629" w:type="dxa"/>
          </w:tcPr>
          <w:p w14:paraId="38033AB9" w14:textId="57320149" w:rsidR="00254447" w:rsidRPr="002877F3" w:rsidRDefault="00254447" w:rsidP="00254447">
            <w:pPr>
              <w:rPr>
                <w:bCs/>
                <w:color w:val="000000" w:themeColor="text1"/>
                <w:sz w:val="20"/>
                <w:szCs w:val="20"/>
              </w:rPr>
            </w:pPr>
            <w:r w:rsidRPr="002877F3">
              <w:rPr>
                <w:bCs/>
                <w:color w:val="000000" w:themeColor="text1"/>
                <w:sz w:val="20"/>
                <w:szCs w:val="20"/>
              </w:rPr>
              <w:t>Keith Bigelow</w:t>
            </w:r>
          </w:p>
        </w:tc>
        <w:tc>
          <w:tcPr>
            <w:tcW w:w="0" w:type="auto"/>
          </w:tcPr>
          <w:p w14:paraId="6EF09B3A" w14:textId="1C083718" w:rsidR="00254447" w:rsidRPr="002877F3" w:rsidRDefault="00254447" w:rsidP="00254447">
            <w:pPr>
              <w:jc w:val="center"/>
              <w:rPr>
                <w:bCs/>
                <w:color w:val="000000" w:themeColor="text1"/>
                <w:sz w:val="20"/>
                <w:szCs w:val="20"/>
              </w:rPr>
            </w:pPr>
            <w:r w:rsidRPr="002877F3">
              <w:rPr>
                <w:bCs/>
                <w:color w:val="000000" w:themeColor="text1"/>
                <w:sz w:val="20"/>
                <w:szCs w:val="20"/>
              </w:rPr>
              <w:t>NOAA (Pacific Islands Fisheries Science Centre), US</w:t>
            </w:r>
          </w:p>
        </w:tc>
      </w:tr>
      <w:tr w:rsidR="00254447" w:rsidRPr="00FF1595" w14:paraId="626116CA" w14:textId="77777777" w:rsidTr="00FF1EE5">
        <w:trPr>
          <w:jc w:val="center"/>
        </w:trPr>
        <w:tc>
          <w:tcPr>
            <w:tcW w:w="2629" w:type="dxa"/>
          </w:tcPr>
          <w:p w14:paraId="61C5BB65" w14:textId="7A5E37EA" w:rsidR="00254447" w:rsidRPr="002877F3" w:rsidRDefault="00254447" w:rsidP="00254447">
            <w:pPr>
              <w:rPr>
                <w:bCs/>
                <w:color w:val="000000" w:themeColor="text1"/>
                <w:sz w:val="20"/>
                <w:szCs w:val="20"/>
              </w:rPr>
            </w:pPr>
            <w:r w:rsidRPr="00840329">
              <w:rPr>
                <w:bCs/>
                <w:color w:val="000000" w:themeColor="text1"/>
                <w:sz w:val="20"/>
                <w:szCs w:val="20"/>
              </w:rPr>
              <w:t>Filipe Carvalho</w:t>
            </w:r>
          </w:p>
        </w:tc>
        <w:tc>
          <w:tcPr>
            <w:tcW w:w="0" w:type="auto"/>
          </w:tcPr>
          <w:p w14:paraId="79B2FB56" w14:textId="498E5D54" w:rsidR="00254447" w:rsidRPr="002877F3" w:rsidRDefault="00254447" w:rsidP="00254447">
            <w:pPr>
              <w:jc w:val="center"/>
              <w:rPr>
                <w:bCs/>
                <w:color w:val="000000" w:themeColor="text1"/>
                <w:sz w:val="20"/>
                <w:szCs w:val="20"/>
              </w:rPr>
            </w:pPr>
            <w:r w:rsidRPr="00840329">
              <w:rPr>
                <w:bCs/>
                <w:color w:val="000000" w:themeColor="text1"/>
                <w:sz w:val="20"/>
                <w:szCs w:val="20"/>
              </w:rPr>
              <w:t>NOAA (Pacific Islands Fisheries Science Centre), US</w:t>
            </w:r>
          </w:p>
        </w:tc>
      </w:tr>
      <w:tr w:rsidR="00254447" w:rsidRPr="00FF1595" w14:paraId="66706787" w14:textId="77777777" w:rsidTr="00FF1EE5">
        <w:trPr>
          <w:jc w:val="center"/>
        </w:trPr>
        <w:tc>
          <w:tcPr>
            <w:tcW w:w="2629" w:type="dxa"/>
          </w:tcPr>
          <w:p w14:paraId="6ADC212D" w14:textId="762C2377" w:rsidR="00254447" w:rsidRPr="002877F3" w:rsidRDefault="00254447" w:rsidP="00254447">
            <w:pPr>
              <w:rPr>
                <w:bCs/>
                <w:color w:val="000000" w:themeColor="text1"/>
                <w:sz w:val="20"/>
                <w:szCs w:val="20"/>
              </w:rPr>
            </w:pPr>
            <w:r w:rsidRPr="002877F3">
              <w:rPr>
                <w:bCs/>
                <w:color w:val="000000" w:themeColor="text1"/>
                <w:sz w:val="20"/>
                <w:szCs w:val="20"/>
              </w:rPr>
              <w:t>Jon Brodziak</w:t>
            </w:r>
          </w:p>
        </w:tc>
        <w:tc>
          <w:tcPr>
            <w:tcW w:w="0" w:type="auto"/>
          </w:tcPr>
          <w:p w14:paraId="19F1A5C0" w14:textId="00C9F9FA" w:rsidR="00254447" w:rsidRPr="002877F3" w:rsidRDefault="00254447" w:rsidP="00254447">
            <w:pPr>
              <w:jc w:val="center"/>
              <w:rPr>
                <w:bCs/>
                <w:color w:val="000000" w:themeColor="text1"/>
                <w:sz w:val="20"/>
                <w:szCs w:val="20"/>
              </w:rPr>
            </w:pPr>
            <w:r w:rsidRPr="002877F3">
              <w:rPr>
                <w:bCs/>
                <w:color w:val="000000" w:themeColor="text1"/>
                <w:sz w:val="20"/>
                <w:szCs w:val="20"/>
              </w:rPr>
              <w:t>NOAA (Pacific Islands Fisheries Science Centre), US</w:t>
            </w:r>
          </w:p>
        </w:tc>
      </w:tr>
      <w:tr w:rsidR="00254447" w:rsidRPr="00FF1595" w14:paraId="2DC12F77" w14:textId="77777777" w:rsidTr="00FF1EE5">
        <w:trPr>
          <w:jc w:val="center"/>
        </w:trPr>
        <w:tc>
          <w:tcPr>
            <w:tcW w:w="2629" w:type="dxa"/>
          </w:tcPr>
          <w:p w14:paraId="314B0022" w14:textId="70D199F6" w:rsidR="00254447" w:rsidRPr="002877F3" w:rsidRDefault="00254447" w:rsidP="00254447">
            <w:pPr>
              <w:rPr>
                <w:bCs/>
                <w:color w:val="000000" w:themeColor="text1"/>
                <w:sz w:val="20"/>
                <w:szCs w:val="20"/>
              </w:rPr>
            </w:pPr>
            <w:r w:rsidRPr="00840329">
              <w:rPr>
                <w:bCs/>
                <w:color w:val="000000" w:themeColor="text1"/>
                <w:sz w:val="20"/>
                <w:szCs w:val="20"/>
              </w:rPr>
              <w:t>Michelle Sculley</w:t>
            </w:r>
          </w:p>
        </w:tc>
        <w:tc>
          <w:tcPr>
            <w:tcW w:w="0" w:type="auto"/>
          </w:tcPr>
          <w:p w14:paraId="2550F484" w14:textId="5AC271BC" w:rsidR="00254447" w:rsidRPr="002877F3" w:rsidRDefault="00254447" w:rsidP="00254447">
            <w:pPr>
              <w:jc w:val="center"/>
              <w:rPr>
                <w:bCs/>
                <w:color w:val="000000" w:themeColor="text1"/>
                <w:sz w:val="20"/>
                <w:szCs w:val="20"/>
              </w:rPr>
            </w:pPr>
            <w:r w:rsidRPr="00840329">
              <w:rPr>
                <w:bCs/>
                <w:color w:val="000000" w:themeColor="text1"/>
                <w:sz w:val="20"/>
                <w:szCs w:val="20"/>
              </w:rPr>
              <w:t>NOAA (Pacific Islands Fisheries Science Centre), US</w:t>
            </w:r>
          </w:p>
        </w:tc>
      </w:tr>
      <w:tr w:rsidR="00254447" w:rsidRPr="00FF1595" w14:paraId="143AE47D" w14:textId="77777777" w:rsidTr="00FF1EE5">
        <w:trPr>
          <w:jc w:val="center"/>
        </w:trPr>
        <w:tc>
          <w:tcPr>
            <w:tcW w:w="2629" w:type="dxa"/>
          </w:tcPr>
          <w:p w14:paraId="7F9727EE" w14:textId="323F317F" w:rsidR="00254447" w:rsidRPr="002877F3" w:rsidRDefault="00254447" w:rsidP="00254447">
            <w:pPr>
              <w:rPr>
                <w:bCs/>
                <w:color w:val="000000" w:themeColor="text1"/>
                <w:sz w:val="20"/>
                <w:szCs w:val="20"/>
              </w:rPr>
            </w:pPr>
            <w:r>
              <w:rPr>
                <w:bCs/>
                <w:color w:val="000000" w:themeColor="text1"/>
                <w:sz w:val="20"/>
                <w:szCs w:val="20"/>
              </w:rPr>
              <w:t>Steve Teo</w:t>
            </w:r>
          </w:p>
        </w:tc>
        <w:tc>
          <w:tcPr>
            <w:tcW w:w="0" w:type="auto"/>
          </w:tcPr>
          <w:p w14:paraId="64E3DA4F" w14:textId="582E9E90" w:rsidR="00254447" w:rsidRPr="002877F3" w:rsidRDefault="00254447" w:rsidP="00254447">
            <w:pPr>
              <w:jc w:val="center"/>
              <w:rPr>
                <w:bCs/>
                <w:color w:val="000000" w:themeColor="text1"/>
                <w:sz w:val="20"/>
                <w:szCs w:val="20"/>
              </w:rPr>
            </w:pPr>
            <w:r w:rsidRPr="00840329">
              <w:rPr>
                <w:bCs/>
                <w:color w:val="000000" w:themeColor="text1"/>
                <w:sz w:val="20"/>
                <w:szCs w:val="20"/>
              </w:rPr>
              <w:t>NOAA (</w:t>
            </w:r>
            <w:r>
              <w:rPr>
                <w:bCs/>
                <w:color w:val="000000" w:themeColor="text1"/>
                <w:sz w:val="20"/>
                <w:szCs w:val="20"/>
              </w:rPr>
              <w:t>Southwest</w:t>
            </w:r>
            <w:r w:rsidRPr="00840329">
              <w:rPr>
                <w:bCs/>
                <w:color w:val="000000" w:themeColor="text1"/>
                <w:sz w:val="20"/>
                <w:szCs w:val="20"/>
              </w:rPr>
              <w:t xml:space="preserve"> Fisheries Science Centre), US</w:t>
            </w:r>
          </w:p>
        </w:tc>
      </w:tr>
      <w:tr w:rsidR="00254447" w:rsidRPr="00FF1595" w14:paraId="09D6953A" w14:textId="77777777" w:rsidTr="00FF1EE5">
        <w:trPr>
          <w:jc w:val="center"/>
        </w:trPr>
        <w:tc>
          <w:tcPr>
            <w:tcW w:w="2629" w:type="dxa"/>
          </w:tcPr>
          <w:p w14:paraId="1B78FD9E" w14:textId="1FC64433" w:rsidR="00254447" w:rsidRPr="002877F3" w:rsidRDefault="00254447" w:rsidP="00254447">
            <w:pPr>
              <w:rPr>
                <w:bCs/>
                <w:color w:val="000000" w:themeColor="text1"/>
                <w:sz w:val="20"/>
                <w:szCs w:val="20"/>
              </w:rPr>
            </w:pPr>
            <w:r>
              <w:rPr>
                <w:bCs/>
                <w:color w:val="000000" w:themeColor="text1"/>
                <w:sz w:val="20"/>
                <w:szCs w:val="20"/>
              </w:rPr>
              <w:t>Cole Monahan</w:t>
            </w:r>
          </w:p>
        </w:tc>
        <w:tc>
          <w:tcPr>
            <w:tcW w:w="0" w:type="auto"/>
          </w:tcPr>
          <w:p w14:paraId="0BA66753" w14:textId="07AAB9A8" w:rsidR="00254447" w:rsidRPr="002877F3" w:rsidRDefault="00254447" w:rsidP="00254447">
            <w:pPr>
              <w:jc w:val="center"/>
              <w:rPr>
                <w:bCs/>
                <w:color w:val="000000" w:themeColor="text1"/>
                <w:sz w:val="20"/>
                <w:szCs w:val="20"/>
              </w:rPr>
            </w:pPr>
            <w:r>
              <w:rPr>
                <w:bCs/>
                <w:color w:val="000000" w:themeColor="text1"/>
                <w:sz w:val="20"/>
                <w:szCs w:val="20"/>
              </w:rPr>
              <w:t>NOAA (</w:t>
            </w:r>
            <w:r w:rsidRPr="00840329">
              <w:rPr>
                <w:bCs/>
                <w:color w:val="000000" w:themeColor="text1"/>
                <w:sz w:val="20"/>
                <w:szCs w:val="20"/>
              </w:rPr>
              <w:t>Alaska Fisheries Science Center</w:t>
            </w:r>
            <w:r>
              <w:rPr>
                <w:bCs/>
                <w:color w:val="000000" w:themeColor="text1"/>
                <w:sz w:val="20"/>
                <w:szCs w:val="20"/>
              </w:rPr>
              <w:t>), US</w:t>
            </w:r>
          </w:p>
        </w:tc>
      </w:tr>
      <w:tr w:rsidR="00AA457C" w:rsidRPr="00FF1595" w14:paraId="777D7F6A" w14:textId="77777777" w:rsidTr="00FF1EE5">
        <w:trPr>
          <w:jc w:val="center"/>
        </w:trPr>
        <w:tc>
          <w:tcPr>
            <w:tcW w:w="2629" w:type="dxa"/>
          </w:tcPr>
          <w:p w14:paraId="72F4760F" w14:textId="567C8B0D" w:rsidR="00AA457C" w:rsidRPr="002877F3" w:rsidRDefault="00AA457C" w:rsidP="00AA457C">
            <w:pPr>
              <w:rPr>
                <w:bCs/>
                <w:color w:val="000000" w:themeColor="text1"/>
                <w:sz w:val="20"/>
                <w:szCs w:val="20"/>
              </w:rPr>
            </w:pPr>
            <w:r w:rsidRPr="002877F3">
              <w:rPr>
                <w:color w:val="000000" w:themeColor="text1"/>
                <w:sz w:val="20"/>
                <w:szCs w:val="20"/>
              </w:rPr>
              <w:t>Matthew Vincent</w:t>
            </w:r>
          </w:p>
        </w:tc>
        <w:tc>
          <w:tcPr>
            <w:tcW w:w="0" w:type="auto"/>
          </w:tcPr>
          <w:p w14:paraId="27620C45" w14:textId="35E6F2CA" w:rsidR="00AA457C" w:rsidRPr="00840329" w:rsidRDefault="00AA457C" w:rsidP="00AA457C">
            <w:pPr>
              <w:jc w:val="center"/>
              <w:rPr>
                <w:rStyle w:val="Emphasis"/>
                <w:rFonts w:cstheme="minorHAnsi"/>
                <w:bCs/>
                <w:i w:val="0"/>
                <w:iCs w:val="0"/>
                <w:color w:val="000000" w:themeColor="text1"/>
                <w:sz w:val="20"/>
                <w:szCs w:val="20"/>
                <w:shd w:val="clear" w:color="auto" w:fill="FFFFFF"/>
              </w:rPr>
            </w:pPr>
            <w:r>
              <w:rPr>
                <w:rStyle w:val="Emphasis"/>
                <w:rFonts w:cstheme="minorHAnsi"/>
                <w:bCs/>
                <w:i w:val="0"/>
                <w:iCs w:val="0"/>
                <w:color w:val="000000" w:themeColor="text1"/>
                <w:sz w:val="20"/>
                <w:szCs w:val="20"/>
                <w:shd w:val="clear" w:color="auto" w:fill="FFFFFF"/>
              </w:rPr>
              <w:t>NOAA (Beaufort Lab), US</w:t>
            </w:r>
          </w:p>
        </w:tc>
      </w:tr>
      <w:tr w:rsidR="00AA457C" w:rsidRPr="00FF1595" w14:paraId="63BA5E96" w14:textId="77777777" w:rsidTr="00FF1EE5">
        <w:trPr>
          <w:jc w:val="center"/>
        </w:trPr>
        <w:tc>
          <w:tcPr>
            <w:tcW w:w="2629" w:type="dxa"/>
          </w:tcPr>
          <w:p w14:paraId="08277CC8" w14:textId="2E3028FC" w:rsidR="00AA457C" w:rsidRPr="002877F3" w:rsidRDefault="00AA457C" w:rsidP="00AA457C">
            <w:pPr>
              <w:rPr>
                <w:bCs/>
                <w:color w:val="000000" w:themeColor="text1"/>
                <w:sz w:val="20"/>
                <w:szCs w:val="20"/>
              </w:rPr>
            </w:pPr>
            <w:r w:rsidRPr="002877F3">
              <w:rPr>
                <w:bCs/>
                <w:color w:val="000000" w:themeColor="text1"/>
                <w:sz w:val="20"/>
                <w:szCs w:val="20"/>
              </w:rPr>
              <w:t>Mark Fitchett</w:t>
            </w:r>
          </w:p>
        </w:tc>
        <w:tc>
          <w:tcPr>
            <w:tcW w:w="0" w:type="auto"/>
          </w:tcPr>
          <w:p w14:paraId="6DEACCA9" w14:textId="289A1ED9" w:rsidR="00AA457C" w:rsidRPr="002877F3" w:rsidRDefault="00AA457C" w:rsidP="00AA457C">
            <w:pPr>
              <w:jc w:val="center"/>
              <w:rPr>
                <w:bCs/>
                <w:color w:val="000000" w:themeColor="text1"/>
                <w:sz w:val="20"/>
                <w:szCs w:val="20"/>
              </w:rPr>
            </w:pPr>
            <w:r w:rsidRPr="00840329">
              <w:rPr>
                <w:rStyle w:val="Emphasis"/>
                <w:rFonts w:cstheme="minorHAnsi"/>
                <w:bCs/>
                <w:i w:val="0"/>
                <w:iCs w:val="0"/>
                <w:color w:val="000000" w:themeColor="text1"/>
                <w:sz w:val="20"/>
                <w:szCs w:val="20"/>
                <w:shd w:val="clear" w:color="auto" w:fill="FFFFFF"/>
              </w:rPr>
              <w:t>Western Pacific Regional Fishery Management</w:t>
            </w:r>
            <w:r w:rsidRPr="00840329">
              <w:rPr>
                <w:rFonts w:cstheme="minorHAnsi"/>
                <w:bCs/>
                <w:color w:val="000000" w:themeColor="text1"/>
                <w:sz w:val="20"/>
                <w:szCs w:val="20"/>
                <w:shd w:val="clear" w:color="auto" w:fill="FFFFFF"/>
              </w:rPr>
              <w:t> Council (US)</w:t>
            </w:r>
          </w:p>
        </w:tc>
      </w:tr>
      <w:tr w:rsidR="00AA457C" w:rsidRPr="00FF1595" w14:paraId="5E53D81B" w14:textId="77777777" w:rsidTr="00FF1EE5">
        <w:trPr>
          <w:jc w:val="center"/>
        </w:trPr>
        <w:tc>
          <w:tcPr>
            <w:tcW w:w="2629" w:type="dxa"/>
          </w:tcPr>
          <w:p w14:paraId="30901DD9" w14:textId="52AE07BA" w:rsidR="00AA457C" w:rsidRPr="002877F3" w:rsidRDefault="00AA457C" w:rsidP="00AA457C">
            <w:pPr>
              <w:rPr>
                <w:color w:val="000000" w:themeColor="text1"/>
                <w:sz w:val="20"/>
                <w:szCs w:val="20"/>
              </w:rPr>
            </w:pPr>
            <w:r w:rsidRPr="00254447">
              <w:rPr>
                <w:color w:val="000000" w:themeColor="text1"/>
                <w:sz w:val="20"/>
                <w:szCs w:val="20"/>
              </w:rPr>
              <w:t>Haikun Xu</w:t>
            </w:r>
          </w:p>
        </w:tc>
        <w:tc>
          <w:tcPr>
            <w:tcW w:w="0" w:type="auto"/>
          </w:tcPr>
          <w:p w14:paraId="23D5DB89" w14:textId="2AD273A3" w:rsidR="00AA457C" w:rsidRPr="002877F3" w:rsidRDefault="00AA457C" w:rsidP="00AA457C">
            <w:pPr>
              <w:jc w:val="center"/>
              <w:rPr>
                <w:color w:val="000000" w:themeColor="text1"/>
                <w:sz w:val="20"/>
                <w:szCs w:val="20"/>
              </w:rPr>
            </w:pPr>
            <w:r>
              <w:rPr>
                <w:color w:val="000000" w:themeColor="text1"/>
                <w:sz w:val="20"/>
                <w:szCs w:val="20"/>
              </w:rPr>
              <w:t>IATTC</w:t>
            </w:r>
          </w:p>
        </w:tc>
      </w:tr>
      <w:tr w:rsidR="00AA457C" w:rsidRPr="00FF1595" w14:paraId="2BE45C58" w14:textId="77777777" w:rsidTr="00FF1EE5">
        <w:trPr>
          <w:jc w:val="center"/>
        </w:trPr>
        <w:tc>
          <w:tcPr>
            <w:tcW w:w="2629" w:type="dxa"/>
          </w:tcPr>
          <w:p w14:paraId="51966CA2" w14:textId="5667F928" w:rsidR="00AA457C" w:rsidRPr="002877F3" w:rsidRDefault="00AA457C" w:rsidP="00AA457C">
            <w:pPr>
              <w:rPr>
                <w:color w:val="000000" w:themeColor="text1"/>
                <w:sz w:val="20"/>
                <w:szCs w:val="20"/>
              </w:rPr>
            </w:pPr>
            <w:r>
              <w:rPr>
                <w:color w:val="000000" w:themeColor="text1"/>
                <w:sz w:val="20"/>
                <w:szCs w:val="20"/>
              </w:rPr>
              <w:t>Carolina Minte-Vera</w:t>
            </w:r>
          </w:p>
        </w:tc>
        <w:tc>
          <w:tcPr>
            <w:tcW w:w="0" w:type="auto"/>
          </w:tcPr>
          <w:p w14:paraId="12D2611D" w14:textId="71B45A67" w:rsidR="00AA457C" w:rsidRPr="002877F3" w:rsidRDefault="00AA457C" w:rsidP="00AA457C">
            <w:pPr>
              <w:jc w:val="center"/>
              <w:rPr>
                <w:color w:val="000000" w:themeColor="text1"/>
                <w:sz w:val="20"/>
                <w:szCs w:val="20"/>
              </w:rPr>
            </w:pPr>
            <w:r>
              <w:rPr>
                <w:color w:val="000000" w:themeColor="text1"/>
                <w:sz w:val="20"/>
                <w:szCs w:val="20"/>
              </w:rPr>
              <w:t>IATTC</w:t>
            </w:r>
          </w:p>
        </w:tc>
      </w:tr>
      <w:tr w:rsidR="00AA457C" w:rsidRPr="00FF1595" w14:paraId="2F0ED50C" w14:textId="77777777" w:rsidTr="00FF1EE5">
        <w:trPr>
          <w:jc w:val="center"/>
        </w:trPr>
        <w:tc>
          <w:tcPr>
            <w:tcW w:w="2629" w:type="dxa"/>
          </w:tcPr>
          <w:p w14:paraId="72B76865" w14:textId="5F68397C" w:rsidR="00AA457C" w:rsidRPr="002877F3" w:rsidRDefault="00AA457C" w:rsidP="00AA457C">
            <w:pPr>
              <w:rPr>
                <w:color w:val="000000" w:themeColor="text1"/>
                <w:sz w:val="20"/>
                <w:szCs w:val="20"/>
              </w:rPr>
            </w:pPr>
            <w:r>
              <w:rPr>
                <w:color w:val="000000" w:themeColor="text1"/>
                <w:sz w:val="20"/>
                <w:szCs w:val="20"/>
              </w:rPr>
              <w:t>Mark Maunder</w:t>
            </w:r>
          </w:p>
        </w:tc>
        <w:tc>
          <w:tcPr>
            <w:tcW w:w="0" w:type="auto"/>
          </w:tcPr>
          <w:p w14:paraId="012CCF06" w14:textId="2298BC6A" w:rsidR="00AA457C" w:rsidRPr="002877F3" w:rsidRDefault="00AA457C" w:rsidP="00AA457C">
            <w:pPr>
              <w:jc w:val="center"/>
              <w:rPr>
                <w:color w:val="000000" w:themeColor="text1"/>
                <w:sz w:val="20"/>
                <w:szCs w:val="20"/>
              </w:rPr>
            </w:pPr>
            <w:r>
              <w:rPr>
                <w:color w:val="000000" w:themeColor="text1"/>
                <w:sz w:val="20"/>
                <w:szCs w:val="20"/>
              </w:rPr>
              <w:t>IATTC</w:t>
            </w:r>
          </w:p>
        </w:tc>
      </w:tr>
      <w:tr w:rsidR="00AA457C" w:rsidRPr="00FF1595" w14:paraId="2A70D3B6" w14:textId="77777777" w:rsidTr="00FF1EE5">
        <w:trPr>
          <w:jc w:val="center"/>
        </w:trPr>
        <w:tc>
          <w:tcPr>
            <w:tcW w:w="2629" w:type="dxa"/>
          </w:tcPr>
          <w:p w14:paraId="7FCB8F9B" w14:textId="3CD244CD" w:rsidR="00AA457C" w:rsidRPr="002877F3" w:rsidRDefault="00AA457C" w:rsidP="00AA457C">
            <w:pPr>
              <w:rPr>
                <w:bCs/>
                <w:color w:val="000000" w:themeColor="text1"/>
                <w:sz w:val="20"/>
                <w:szCs w:val="20"/>
              </w:rPr>
            </w:pPr>
            <w:r w:rsidRPr="002877F3">
              <w:rPr>
                <w:color w:val="000000" w:themeColor="text1"/>
                <w:sz w:val="20"/>
                <w:szCs w:val="20"/>
              </w:rPr>
              <w:t>Eric Chang</w:t>
            </w:r>
          </w:p>
        </w:tc>
        <w:tc>
          <w:tcPr>
            <w:tcW w:w="0" w:type="auto"/>
          </w:tcPr>
          <w:p w14:paraId="3F513BD3" w14:textId="2B1DBA26" w:rsidR="00AA457C" w:rsidRPr="002877F3" w:rsidRDefault="00AA457C" w:rsidP="00AA457C">
            <w:pPr>
              <w:jc w:val="center"/>
              <w:rPr>
                <w:bCs/>
                <w:color w:val="000000" w:themeColor="text1"/>
                <w:sz w:val="20"/>
                <w:szCs w:val="20"/>
              </w:rPr>
            </w:pPr>
            <w:r w:rsidRPr="002877F3">
              <w:rPr>
                <w:color w:val="000000" w:themeColor="text1"/>
                <w:sz w:val="20"/>
                <w:szCs w:val="20"/>
              </w:rPr>
              <w:t>National Sun Yat-sen University, TW</w:t>
            </w:r>
          </w:p>
        </w:tc>
      </w:tr>
      <w:tr w:rsidR="00AA457C" w:rsidRPr="00FF1595" w14:paraId="6500A8F7" w14:textId="77777777" w:rsidTr="00FF1EE5">
        <w:trPr>
          <w:jc w:val="center"/>
        </w:trPr>
        <w:tc>
          <w:tcPr>
            <w:tcW w:w="2629" w:type="dxa"/>
          </w:tcPr>
          <w:p w14:paraId="2D4BEE6A" w14:textId="43415F38" w:rsidR="00AA457C" w:rsidRPr="002877F3" w:rsidRDefault="00AA457C" w:rsidP="00AA457C">
            <w:pPr>
              <w:rPr>
                <w:bCs/>
                <w:color w:val="000000" w:themeColor="text1"/>
                <w:sz w:val="20"/>
                <w:szCs w:val="20"/>
              </w:rPr>
            </w:pPr>
            <w:r w:rsidRPr="002877F3">
              <w:rPr>
                <w:color w:val="000000" w:themeColor="text1"/>
                <w:sz w:val="20"/>
                <w:szCs w:val="20"/>
              </w:rPr>
              <w:t>Yi-Jay Chang</w:t>
            </w:r>
          </w:p>
        </w:tc>
        <w:tc>
          <w:tcPr>
            <w:tcW w:w="0" w:type="auto"/>
          </w:tcPr>
          <w:p w14:paraId="55061280" w14:textId="0A4B0733" w:rsidR="00AA457C" w:rsidRPr="00840329" w:rsidRDefault="00AA457C" w:rsidP="00AA457C">
            <w:pPr>
              <w:jc w:val="center"/>
              <w:rPr>
                <w:rFonts w:cstheme="minorHAnsi"/>
                <w:bCs/>
                <w:color w:val="000000" w:themeColor="text1"/>
                <w:sz w:val="20"/>
                <w:szCs w:val="20"/>
              </w:rPr>
            </w:pPr>
            <w:r w:rsidRPr="002877F3">
              <w:rPr>
                <w:color w:val="000000" w:themeColor="text1"/>
                <w:sz w:val="20"/>
                <w:szCs w:val="20"/>
              </w:rPr>
              <w:t>National Sun Yat-sen University, TW</w:t>
            </w:r>
          </w:p>
        </w:tc>
      </w:tr>
      <w:tr w:rsidR="00AA457C" w:rsidRPr="00FF1595" w14:paraId="3B90505F" w14:textId="77777777" w:rsidTr="00FF1EE5">
        <w:trPr>
          <w:jc w:val="center"/>
        </w:trPr>
        <w:tc>
          <w:tcPr>
            <w:tcW w:w="2629" w:type="dxa"/>
          </w:tcPr>
          <w:p w14:paraId="627A2044" w14:textId="313478E1" w:rsidR="00AA457C" w:rsidRPr="002877F3" w:rsidRDefault="00AA457C" w:rsidP="00AA457C">
            <w:pPr>
              <w:rPr>
                <w:color w:val="000000" w:themeColor="text1"/>
                <w:sz w:val="20"/>
                <w:szCs w:val="20"/>
              </w:rPr>
            </w:pPr>
            <w:r>
              <w:rPr>
                <w:color w:val="000000" w:themeColor="text1"/>
                <w:sz w:val="20"/>
                <w:szCs w:val="20"/>
              </w:rPr>
              <w:t>Ren-Fen WU</w:t>
            </w:r>
          </w:p>
        </w:tc>
        <w:tc>
          <w:tcPr>
            <w:tcW w:w="0" w:type="auto"/>
          </w:tcPr>
          <w:p w14:paraId="0234B855" w14:textId="5CAA233F" w:rsidR="00AA457C" w:rsidRPr="002877F3" w:rsidRDefault="00AA457C" w:rsidP="00AA457C">
            <w:pPr>
              <w:jc w:val="center"/>
              <w:rPr>
                <w:color w:val="000000" w:themeColor="text1"/>
                <w:sz w:val="20"/>
                <w:szCs w:val="20"/>
              </w:rPr>
            </w:pPr>
            <w:r w:rsidRPr="002877F3">
              <w:rPr>
                <w:color w:val="000000" w:themeColor="text1"/>
                <w:sz w:val="20"/>
                <w:szCs w:val="20"/>
              </w:rPr>
              <w:t>Overseas Fisheries Development Council, TW</w:t>
            </w:r>
          </w:p>
        </w:tc>
      </w:tr>
      <w:tr w:rsidR="00AA457C" w:rsidRPr="00FF1595" w14:paraId="5DBD7079" w14:textId="77777777" w:rsidTr="00FF1EE5">
        <w:trPr>
          <w:jc w:val="center"/>
        </w:trPr>
        <w:tc>
          <w:tcPr>
            <w:tcW w:w="2629" w:type="dxa"/>
          </w:tcPr>
          <w:p w14:paraId="79E13422" w14:textId="1E57BBCD" w:rsidR="00AA457C" w:rsidRPr="002877F3" w:rsidRDefault="00AA457C" w:rsidP="00AA457C">
            <w:pPr>
              <w:rPr>
                <w:color w:val="000000" w:themeColor="text1"/>
                <w:sz w:val="20"/>
                <w:szCs w:val="20"/>
              </w:rPr>
            </w:pPr>
            <w:r>
              <w:rPr>
                <w:color w:val="000000" w:themeColor="text1"/>
                <w:sz w:val="20"/>
                <w:szCs w:val="20"/>
              </w:rPr>
              <w:t>Kai Mikihiko</w:t>
            </w:r>
          </w:p>
        </w:tc>
        <w:tc>
          <w:tcPr>
            <w:tcW w:w="0" w:type="auto"/>
          </w:tcPr>
          <w:p w14:paraId="4F99E39A" w14:textId="3A2E5357" w:rsidR="00AA457C" w:rsidRPr="002877F3" w:rsidRDefault="00AA457C" w:rsidP="00AA457C">
            <w:pPr>
              <w:jc w:val="center"/>
              <w:rPr>
                <w:color w:val="000000" w:themeColor="text1"/>
                <w:sz w:val="20"/>
                <w:szCs w:val="20"/>
              </w:rPr>
            </w:pPr>
            <w:r w:rsidRPr="002877F3">
              <w:rPr>
                <w:color w:val="000000" w:themeColor="text1"/>
                <w:sz w:val="20"/>
                <w:szCs w:val="20"/>
              </w:rPr>
              <w:t>National Research Institute of Far Seas Fisheries, JP</w:t>
            </w:r>
          </w:p>
        </w:tc>
      </w:tr>
      <w:tr w:rsidR="00AA457C" w:rsidRPr="00FF1595" w14:paraId="03DEBB60" w14:textId="77777777" w:rsidTr="00FF1EE5">
        <w:trPr>
          <w:jc w:val="center"/>
        </w:trPr>
        <w:tc>
          <w:tcPr>
            <w:tcW w:w="2629" w:type="dxa"/>
          </w:tcPr>
          <w:p w14:paraId="2A682EE6" w14:textId="6F8A275B" w:rsidR="00AA457C" w:rsidRPr="002877F3" w:rsidRDefault="00AA457C" w:rsidP="00AA457C">
            <w:pPr>
              <w:rPr>
                <w:color w:val="000000" w:themeColor="text1"/>
                <w:sz w:val="20"/>
                <w:szCs w:val="20"/>
              </w:rPr>
            </w:pPr>
            <w:r w:rsidRPr="002877F3">
              <w:rPr>
                <w:color w:val="000000" w:themeColor="text1"/>
                <w:sz w:val="20"/>
                <w:szCs w:val="20"/>
              </w:rPr>
              <w:t>Hi</w:t>
            </w:r>
            <w:r>
              <w:rPr>
                <w:color w:val="000000" w:themeColor="text1"/>
                <w:sz w:val="20"/>
                <w:szCs w:val="20"/>
              </w:rPr>
              <w:t>toshi Honda</w:t>
            </w:r>
          </w:p>
        </w:tc>
        <w:tc>
          <w:tcPr>
            <w:tcW w:w="0" w:type="auto"/>
          </w:tcPr>
          <w:p w14:paraId="79DBE4A0" w14:textId="06C65269" w:rsidR="00AA457C" w:rsidRPr="002877F3" w:rsidRDefault="00AA457C" w:rsidP="00AA457C">
            <w:pPr>
              <w:jc w:val="center"/>
              <w:rPr>
                <w:color w:val="000000" w:themeColor="text1"/>
                <w:sz w:val="20"/>
                <w:szCs w:val="20"/>
              </w:rPr>
            </w:pPr>
            <w:r w:rsidRPr="002877F3">
              <w:rPr>
                <w:color w:val="000000" w:themeColor="text1"/>
                <w:sz w:val="20"/>
                <w:szCs w:val="20"/>
              </w:rPr>
              <w:t>National Research Institute of Far Seas Fisheries, JP</w:t>
            </w:r>
          </w:p>
        </w:tc>
      </w:tr>
      <w:tr w:rsidR="00AA457C" w:rsidRPr="00FF1595" w14:paraId="141673BA" w14:textId="77777777" w:rsidTr="00FF1EE5">
        <w:trPr>
          <w:jc w:val="center"/>
        </w:trPr>
        <w:tc>
          <w:tcPr>
            <w:tcW w:w="2629" w:type="dxa"/>
          </w:tcPr>
          <w:p w14:paraId="12C6FF0F" w14:textId="1852CD81" w:rsidR="00AA457C" w:rsidRPr="002877F3" w:rsidRDefault="00AA457C" w:rsidP="00AA457C">
            <w:pPr>
              <w:rPr>
                <w:color w:val="000000" w:themeColor="text1"/>
                <w:sz w:val="20"/>
                <w:szCs w:val="20"/>
              </w:rPr>
            </w:pPr>
            <w:r w:rsidRPr="002877F3">
              <w:rPr>
                <w:color w:val="000000" w:themeColor="text1"/>
                <w:sz w:val="20"/>
                <w:szCs w:val="20"/>
              </w:rPr>
              <w:t>Kei Okamoto</w:t>
            </w:r>
          </w:p>
        </w:tc>
        <w:tc>
          <w:tcPr>
            <w:tcW w:w="0" w:type="auto"/>
          </w:tcPr>
          <w:p w14:paraId="7733AA3A" w14:textId="65B2F37B" w:rsidR="00AA457C" w:rsidRPr="002877F3" w:rsidRDefault="00AA457C" w:rsidP="00AA457C">
            <w:pPr>
              <w:jc w:val="center"/>
              <w:rPr>
                <w:color w:val="000000" w:themeColor="text1"/>
                <w:sz w:val="20"/>
                <w:szCs w:val="20"/>
              </w:rPr>
            </w:pPr>
            <w:r w:rsidRPr="002877F3">
              <w:rPr>
                <w:color w:val="000000" w:themeColor="text1"/>
                <w:sz w:val="20"/>
                <w:szCs w:val="20"/>
              </w:rPr>
              <w:t>National Research Institute of Far Seas Fisheries, JP</w:t>
            </w:r>
          </w:p>
        </w:tc>
      </w:tr>
      <w:tr w:rsidR="00AA457C" w:rsidRPr="00FF1595" w14:paraId="116E7714" w14:textId="77777777" w:rsidTr="00FF1EE5">
        <w:trPr>
          <w:jc w:val="center"/>
        </w:trPr>
        <w:tc>
          <w:tcPr>
            <w:tcW w:w="2629" w:type="dxa"/>
          </w:tcPr>
          <w:p w14:paraId="3C625567" w14:textId="38352F87" w:rsidR="00AA457C" w:rsidRPr="002877F3" w:rsidRDefault="00AA457C" w:rsidP="00AA457C">
            <w:pPr>
              <w:rPr>
                <w:color w:val="000000" w:themeColor="text1"/>
                <w:sz w:val="20"/>
                <w:szCs w:val="20"/>
              </w:rPr>
            </w:pPr>
            <w:r>
              <w:rPr>
                <w:color w:val="000000" w:themeColor="text1"/>
                <w:sz w:val="20"/>
                <w:szCs w:val="20"/>
              </w:rPr>
              <w:t>Yasuki Semba</w:t>
            </w:r>
          </w:p>
        </w:tc>
        <w:tc>
          <w:tcPr>
            <w:tcW w:w="0" w:type="auto"/>
          </w:tcPr>
          <w:p w14:paraId="2373180D" w14:textId="440B7FCC" w:rsidR="00AA457C" w:rsidRPr="002877F3" w:rsidRDefault="00AA457C" w:rsidP="00AA457C">
            <w:pPr>
              <w:jc w:val="center"/>
              <w:rPr>
                <w:color w:val="000000" w:themeColor="text1"/>
                <w:sz w:val="20"/>
                <w:szCs w:val="20"/>
              </w:rPr>
            </w:pPr>
            <w:r w:rsidRPr="002877F3">
              <w:rPr>
                <w:color w:val="000000" w:themeColor="text1"/>
                <w:sz w:val="20"/>
                <w:szCs w:val="20"/>
              </w:rPr>
              <w:t>National Research Institute of Far Seas Fisheries, JP</w:t>
            </w:r>
          </w:p>
        </w:tc>
      </w:tr>
      <w:tr w:rsidR="00AA457C" w:rsidRPr="00FF1595" w14:paraId="52EC66A9" w14:textId="77777777" w:rsidTr="00FF1EE5">
        <w:trPr>
          <w:jc w:val="center"/>
        </w:trPr>
        <w:tc>
          <w:tcPr>
            <w:tcW w:w="2629" w:type="dxa"/>
          </w:tcPr>
          <w:p w14:paraId="31CA63B7" w14:textId="513DB7A5" w:rsidR="00AA457C" w:rsidRPr="002877F3" w:rsidRDefault="00AA457C" w:rsidP="00AA457C">
            <w:pPr>
              <w:rPr>
                <w:color w:val="000000" w:themeColor="text1"/>
                <w:sz w:val="20"/>
                <w:szCs w:val="20"/>
              </w:rPr>
            </w:pPr>
            <w:r>
              <w:rPr>
                <w:color w:val="000000" w:themeColor="text1"/>
                <w:sz w:val="20"/>
                <w:szCs w:val="20"/>
              </w:rPr>
              <w:t>Yuki Fujinami</w:t>
            </w:r>
          </w:p>
        </w:tc>
        <w:tc>
          <w:tcPr>
            <w:tcW w:w="0" w:type="auto"/>
          </w:tcPr>
          <w:p w14:paraId="3C603C0C" w14:textId="2C1FA225" w:rsidR="00AA457C" w:rsidRPr="002877F3" w:rsidRDefault="00AA457C" w:rsidP="00AA457C">
            <w:pPr>
              <w:jc w:val="center"/>
              <w:rPr>
                <w:color w:val="000000" w:themeColor="text1"/>
                <w:sz w:val="20"/>
                <w:szCs w:val="20"/>
              </w:rPr>
            </w:pPr>
            <w:r w:rsidRPr="006A644E">
              <w:rPr>
                <w:color w:val="000000" w:themeColor="text1"/>
                <w:sz w:val="20"/>
                <w:szCs w:val="20"/>
              </w:rPr>
              <w:t>National Research Institute of Far Seas Fisheries, JP</w:t>
            </w:r>
          </w:p>
        </w:tc>
      </w:tr>
      <w:tr w:rsidR="00AA457C" w:rsidRPr="00FF1595" w14:paraId="36240F5F" w14:textId="77777777" w:rsidTr="00FF1EE5">
        <w:trPr>
          <w:jc w:val="center"/>
        </w:trPr>
        <w:tc>
          <w:tcPr>
            <w:tcW w:w="2629" w:type="dxa"/>
          </w:tcPr>
          <w:p w14:paraId="522B341D" w14:textId="0B9A67E7" w:rsidR="00AA457C" w:rsidRPr="002877F3" w:rsidRDefault="00AA457C" w:rsidP="00AA457C">
            <w:pPr>
              <w:rPr>
                <w:color w:val="000000" w:themeColor="text1"/>
                <w:sz w:val="20"/>
                <w:szCs w:val="20"/>
              </w:rPr>
            </w:pPr>
            <w:r w:rsidRPr="006A644E">
              <w:rPr>
                <w:color w:val="000000" w:themeColor="text1"/>
                <w:sz w:val="20"/>
                <w:szCs w:val="20"/>
              </w:rPr>
              <w:t>Hirotaki Ijima</w:t>
            </w:r>
          </w:p>
        </w:tc>
        <w:tc>
          <w:tcPr>
            <w:tcW w:w="0" w:type="auto"/>
          </w:tcPr>
          <w:p w14:paraId="5E7B2AC1" w14:textId="6A65A72E" w:rsidR="00AA457C" w:rsidRPr="002877F3" w:rsidRDefault="00AA457C" w:rsidP="00AA457C">
            <w:pPr>
              <w:jc w:val="center"/>
              <w:rPr>
                <w:color w:val="000000" w:themeColor="text1"/>
                <w:sz w:val="20"/>
                <w:szCs w:val="20"/>
              </w:rPr>
            </w:pPr>
            <w:r w:rsidRPr="006A644E">
              <w:rPr>
                <w:color w:val="000000" w:themeColor="text1"/>
                <w:sz w:val="20"/>
                <w:szCs w:val="20"/>
              </w:rPr>
              <w:t>National Research Institute of Far Seas Fisheries, JP</w:t>
            </w:r>
          </w:p>
        </w:tc>
      </w:tr>
      <w:tr w:rsidR="00AA457C" w:rsidRPr="00FF1595" w14:paraId="4FB70770" w14:textId="77777777" w:rsidTr="00FF1EE5">
        <w:trPr>
          <w:jc w:val="center"/>
        </w:trPr>
        <w:tc>
          <w:tcPr>
            <w:tcW w:w="2629" w:type="dxa"/>
          </w:tcPr>
          <w:p w14:paraId="206E8083" w14:textId="2170885E" w:rsidR="00AA457C" w:rsidRPr="002877F3" w:rsidRDefault="00AA457C" w:rsidP="00AA457C">
            <w:pPr>
              <w:rPr>
                <w:color w:val="000000" w:themeColor="text1"/>
                <w:sz w:val="20"/>
                <w:szCs w:val="20"/>
              </w:rPr>
            </w:pPr>
            <w:r>
              <w:rPr>
                <w:color w:val="000000" w:themeColor="text1"/>
                <w:sz w:val="20"/>
                <w:szCs w:val="20"/>
              </w:rPr>
              <w:t>Sung Il Lee</w:t>
            </w:r>
          </w:p>
        </w:tc>
        <w:tc>
          <w:tcPr>
            <w:tcW w:w="0" w:type="auto"/>
          </w:tcPr>
          <w:p w14:paraId="4A44E2A1" w14:textId="7C94B56F" w:rsidR="00AA457C" w:rsidRPr="002877F3" w:rsidRDefault="00AA457C" w:rsidP="00AA457C">
            <w:pPr>
              <w:jc w:val="center"/>
              <w:rPr>
                <w:color w:val="000000" w:themeColor="text1"/>
                <w:sz w:val="20"/>
                <w:szCs w:val="20"/>
              </w:rPr>
            </w:pPr>
            <w:r w:rsidRPr="006A644E">
              <w:rPr>
                <w:color w:val="000000" w:themeColor="text1"/>
                <w:sz w:val="20"/>
                <w:szCs w:val="20"/>
              </w:rPr>
              <w:t>National Fisheries Research and Development Institute</w:t>
            </w:r>
            <w:r>
              <w:rPr>
                <w:color w:val="000000" w:themeColor="text1"/>
                <w:sz w:val="20"/>
                <w:szCs w:val="20"/>
              </w:rPr>
              <w:t>, KR</w:t>
            </w:r>
          </w:p>
        </w:tc>
      </w:tr>
      <w:tr w:rsidR="00AA457C" w:rsidRPr="00FF1595" w14:paraId="3B8BDA13" w14:textId="77777777" w:rsidTr="00FF1EE5">
        <w:trPr>
          <w:jc w:val="center"/>
        </w:trPr>
        <w:tc>
          <w:tcPr>
            <w:tcW w:w="2629" w:type="dxa"/>
          </w:tcPr>
          <w:p w14:paraId="6713A4CC" w14:textId="7A714E46" w:rsidR="00AA457C" w:rsidRPr="002877F3" w:rsidRDefault="00AA457C" w:rsidP="00AA457C">
            <w:pPr>
              <w:rPr>
                <w:color w:val="000000" w:themeColor="text1"/>
                <w:sz w:val="20"/>
                <w:szCs w:val="20"/>
              </w:rPr>
            </w:pPr>
            <w:r w:rsidRPr="002877F3">
              <w:rPr>
                <w:color w:val="000000" w:themeColor="text1"/>
                <w:sz w:val="20"/>
                <w:szCs w:val="20"/>
              </w:rPr>
              <w:t>Mi Kyung Lee</w:t>
            </w:r>
          </w:p>
        </w:tc>
        <w:tc>
          <w:tcPr>
            <w:tcW w:w="0" w:type="auto"/>
          </w:tcPr>
          <w:p w14:paraId="77A622A4" w14:textId="67D4DAAC" w:rsidR="00AA457C" w:rsidRPr="002877F3" w:rsidRDefault="00AA457C" w:rsidP="00AA457C">
            <w:pPr>
              <w:jc w:val="center"/>
              <w:rPr>
                <w:color w:val="000000" w:themeColor="text1"/>
                <w:sz w:val="20"/>
                <w:szCs w:val="20"/>
              </w:rPr>
            </w:pPr>
            <w:r w:rsidRPr="002877F3">
              <w:rPr>
                <w:color w:val="000000" w:themeColor="text1"/>
                <w:sz w:val="20"/>
                <w:szCs w:val="20"/>
              </w:rPr>
              <w:t>National Institute of Fisheries Science, KR</w:t>
            </w:r>
          </w:p>
        </w:tc>
      </w:tr>
      <w:tr w:rsidR="00AA457C" w:rsidRPr="00FF1595" w14:paraId="4A1EBB54" w14:textId="77777777" w:rsidTr="00FF1EE5">
        <w:trPr>
          <w:jc w:val="center"/>
        </w:trPr>
        <w:tc>
          <w:tcPr>
            <w:tcW w:w="2629" w:type="dxa"/>
          </w:tcPr>
          <w:p w14:paraId="7F39E556" w14:textId="3B514780" w:rsidR="00AA457C" w:rsidRPr="002877F3" w:rsidRDefault="00AA457C" w:rsidP="00AA457C">
            <w:pPr>
              <w:rPr>
                <w:color w:val="000000" w:themeColor="text1"/>
                <w:sz w:val="20"/>
                <w:szCs w:val="20"/>
              </w:rPr>
            </w:pPr>
            <w:r w:rsidRPr="002877F3">
              <w:rPr>
                <w:color w:val="000000" w:themeColor="text1"/>
                <w:sz w:val="20"/>
                <w:szCs w:val="20"/>
              </w:rPr>
              <w:t>Jung-Hyun Lim</w:t>
            </w:r>
          </w:p>
        </w:tc>
        <w:tc>
          <w:tcPr>
            <w:tcW w:w="0" w:type="auto"/>
          </w:tcPr>
          <w:p w14:paraId="6B201DA9" w14:textId="3830D8BC" w:rsidR="00AA457C" w:rsidRPr="002877F3" w:rsidRDefault="00AA457C" w:rsidP="00AA457C">
            <w:pPr>
              <w:jc w:val="center"/>
              <w:rPr>
                <w:color w:val="000000" w:themeColor="text1"/>
                <w:sz w:val="20"/>
                <w:szCs w:val="20"/>
              </w:rPr>
            </w:pPr>
            <w:r w:rsidRPr="002877F3">
              <w:rPr>
                <w:color w:val="000000" w:themeColor="text1"/>
                <w:sz w:val="20"/>
                <w:szCs w:val="20"/>
              </w:rPr>
              <w:t>National Institute of Fisheries Science, KR</w:t>
            </w:r>
          </w:p>
        </w:tc>
      </w:tr>
      <w:tr w:rsidR="00AA457C" w:rsidRPr="00FF1595" w14:paraId="19256274" w14:textId="77777777" w:rsidTr="00FF1EE5">
        <w:trPr>
          <w:jc w:val="center"/>
        </w:trPr>
        <w:tc>
          <w:tcPr>
            <w:tcW w:w="2629" w:type="dxa"/>
          </w:tcPr>
          <w:p w14:paraId="180564C1" w14:textId="6BD242C4" w:rsidR="00AA457C" w:rsidRPr="002877F3" w:rsidRDefault="00AA457C" w:rsidP="00AA457C">
            <w:pPr>
              <w:rPr>
                <w:color w:val="000000" w:themeColor="text1"/>
                <w:sz w:val="20"/>
                <w:szCs w:val="20"/>
              </w:rPr>
            </w:pPr>
            <w:r>
              <w:rPr>
                <w:color w:val="000000" w:themeColor="text1"/>
                <w:sz w:val="20"/>
                <w:szCs w:val="20"/>
              </w:rPr>
              <w:t>Glen Holmes</w:t>
            </w:r>
          </w:p>
        </w:tc>
        <w:tc>
          <w:tcPr>
            <w:tcW w:w="0" w:type="auto"/>
          </w:tcPr>
          <w:p w14:paraId="21F6EE6C" w14:textId="56804248" w:rsidR="00AA457C" w:rsidRPr="002877F3" w:rsidRDefault="00AA457C" w:rsidP="00AA457C">
            <w:pPr>
              <w:jc w:val="center"/>
              <w:rPr>
                <w:color w:val="000000" w:themeColor="text1"/>
                <w:sz w:val="20"/>
                <w:szCs w:val="20"/>
              </w:rPr>
            </w:pPr>
            <w:r>
              <w:rPr>
                <w:color w:val="000000" w:themeColor="text1"/>
                <w:sz w:val="20"/>
                <w:szCs w:val="20"/>
              </w:rPr>
              <w:t>PEW</w:t>
            </w:r>
          </w:p>
        </w:tc>
      </w:tr>
      <w:tr w:rsidR="00AA457C" w:rsidRPr="00FF1595" w14:paraId="35EDEDEA" w14:textId="77777777" w:rsidTr="00FF1EE5">
        <w:trPr>
          <w:jc w:val="center"/>
        </w:trPr>
        <w:tc>
          <w:tcPr>
            <w:tcW w:w="2629" w:type="dxa"/>
          </w:tcPr>
          <w:p w14:paraId="55DAF143" w14:textId="1926B4FC" w:rsidR="00AA457C" w:rsidRPr="002877F3" w:rsidRDefault="00AA457C" w:rsidP="00AA457C">
            <w:pPr>
              <w:rPr>
                <w:color w:val="000000" w:themeColor="text1"/>
                <w:sz w:val="20"/>
                <w:szCs w:val="20"/>
              </w:rPr>
            </w:pPr>
            <w:r w:rsidRPr="002877F3">
              <w:rPr>
                <w:color w:val="000000" w:themeColor="text1"/>
                <w:sz w:val="20"/>
                <w:szCs w:val="20"/>
              </w:rPr>
              <w:t>SungKwon Soh</w:t>
            </w:r>
          </w:p>
        </w:tc>
        <w:tc>
          <w:tcPr>
            <w:tcW w:w="0" w:type="auto"/>
          </w:tcPr>
          <w:p w14:paraId="4B667D9E" w14:textId="17E70BC5" w:rsidR="00AA457C" w:rsidRPr="002877F3" w:rsidRDefault="00AA457C" w:rsidP="00AA457C">
            <w:pPr>
              <w:jc w:val="center"/>
              <w:rPr>
                <w:color w:val="000000" w:themeColor="text1"/>
                <w:sz w:val="20"/>
                <w:szCs w:val="20"/>
              </w:rPr>
            </w:pPr>
            <w:r w:rsidRPr="002877F3">
              <w:rPr>
                <w:color w:val="000000" w:themeColor="text1"/>
                <w:sz w:val="20"/>
                <w:szCs w:val="20"/>
              </w:rPr>
              <w:t>WCPFC Secretariat</w:t>
            </w:r>
          </w:p>
        </w:tc>
      </w:tr>
      <w:tr w:rsidR="00AA457C" w:rsidRPr="00FF1595" w14:paraId="3F8BDE82" w14:textId="77777777" w:rsidTr="00FF1EE5">
        <w:trPr>
          <w:jc w:val="center"/>
        </w:trPr>
        <w:tc>
          <w:tcPr>
            <w:tcW w:w="2629" w:type="dxa"/>
          </w:tcPr>
          <w:p w14:paraId="03CD09D8" w14:textId="4AC94B03" w:rsidR="00AA457C" w:rsidRPr="002877F3" w:rsidRDefault="00AA457C" w:rsidP="00AA457C">
            <w:pPr>
              <w:rPr>
                <w:color w:val="000000" w:themeColor="text1"/>
                <w:sz w:val="20"/>
                <w:szCs w:val="20"/>
              </w:rPr>
            </w:pPr>
            <w:r w:rsidRPr="002877F3">
              <w:rPr>
                <w:color w:val="000000" w:themeColor="text1"/>
                <w:sz w:val="20"/>
                <w:szCs w:val="20"/>
              </w:rPr>
              <w:t>Elain Garvilles</w:t>
            </w:r>
          </w:p>
        </w:tc>
        <w:tc>
          <w:tcPr>
            <w:tcW w:w="0" w:type="auto"/>
          </w:tcPr>
          <w:p w14:paraId="6BFF6328" w14:textId="326A331E" w:rsidR="00AA457C" w:rsidRPr="002877F3" w:rsidRDefault="00AA457C" w:rsidP="00AA457C">
            <w:pPr>
              <w:jc w:val="center"/>
              <w:rPr>
                <w:color w:val="000000" w:themeColor="text1"/>
                <w:sz w:val="20"/>
                <w:szCs w:val="20"/>
              </w:rPr>
            </w:pPr>
            <w:r w:rsidRPr="002877F3">
              <w:rPr>
                <w:color w:val="000000" w:themeColor="text1"/>
                <w:sz w:val="20"/>
                <w:szCs w:val="20"/>
              </w:rPr>
              <w:t>WCPFC Secretariat</w:t>
            </w:r>
          </w:p>
        </w:tc>
      </w:tr>
      <w:tr w:rsidR="00AA457C" w:rsidRPr="00FF1595" w14:paraId="35B5334E" w14:textId="77777777" w:rsidTr="00FF1EE5">
        <w:trPr>
          <w:jc w:val="center"/>
        </w:trPr>
        <w:tc>
          <w:tcPr>
            <w:tcW w:w="2629" w:type="dxa"/>
          </w:tcPr>
          <w:p w14:paraId="73E3E722" w14:textId="09B253D3" w:rsidR="00AA457C" w:rsidRPr="002877F3" w:rsidRDefault="00AA457C" w:rsidP="00AA457C">
            <w:pPr>
              <w:rPr>
                <w:color w:val="000000" w:themeColor="text1"/>
                <w:sz w:val="20"/>
                <w:szCs w:val="20"/>
              </w:rPr>
            </w:pPr>
            <w:r>
              <w:rPr>
                <w:color w:val="000000" w:themeColor="text1"/>
                <w:sz w:val="20"/>
                <w:szCs w:val="20"/>
              </w:rPr>
              <w:t>Ueta Faasili jr</w:t>
            </w:r>
          </w:p>
        </w:tc>
        <w:tc>
          <w:tcPr>
            <w:tcW w:w="0" w:type="auto"/>
          </w:tcPr>
          <w:p w14:paraId="0926EF41" w14:textId="3F4B7C8A" w:rsidR="00AA457C" w:rsidRPr="002877F3" w:rsidRDefault="00AA457C" w:rsidP="00AA457C">
            <w:pPr>
              <w:jc w:val="center"/>
              <w:rPr>
                <w:color w:val="000000" w:themeColor="text1"/>
                <w:sz w:val="20"/>
                <w:szCs w:val="20"/>
              </w:rPr>
            </w:pPr>
            <w:r w:rsidRPr="002877F3">
              <w:rPr>
                <w:color w:val="000000" w:themeColor="text1"/>
                <w:sz w:val="20"/>
                <w:szCs w:val="20"/>
              </w:rPr>
              <w:t>WCPFC Secretariat</w:t>
            </w:r>
          </w:p>
        </w:tc>
      </w:tr>
      <w:tr w:rsidR="00AA457C" w:rsidRPr="00FF1595" w14:paraId="50185AA1" w14:textId="77777777" w:rsidTr="00FF1EE5">
        <w:trPr>
          <w:jc w:val="center"/>
        </w:trPr>
        <w:tc>
          <w:tcPr>
            <w:tcW w:w="2629" w:type="dxa"/>
          </w:tcPr>
          <w:p w14:paraId="037E1500" w14:textId="3FA50CF7" w:rsidR="00AA457C" w:rsidRPr="002877F3" w:rsidRDefault="00AA457C" w:rsidP="00AA457C">
            <w:pPr>
              <w:rPr>
                <w:color w:val="000000" w:themeColor="text1"/>
                <w:sz w:val="20"/>
                <w:szCs w:val="20"/>
              </w:rPr>
            </w:pPr>
            <w:r>
              <w:rPr>
                <w:color w:val="000000" w:themeColor="text1"/>
                <w:sz w:val="20"/>
                <w:szCs w:val="20"/>
              </w:rPr>
              <w:t>Francois Prioul</w:t>
            </w:r>
          </w:p>
        </w:tc>
        <w:tc>
          <w:tcPr>
            <w:tcW w:w="0" w:type="auto"/>
          </w:tcPr>
          <w:p w14:paraId="16F8566D" w14:textId="5902319C" w:rsidR="00AA457C" w:rsidRPr="002877F3" w:rsidRDefault="00AA457C" w:rsidP="00AA457C">
            <w:pPr>
              <w:jc w:val="center"/>
              <w:rPr>
                <w:color w:val="000000" w:themeColor="text1"/>
                <w:sz w:val="20"/>
                <w:szCs w:val="20"/>
              </w:rPr>
            </w:pPr>
            <w:r>
              <w:rPr>
                <w:color w:val="000000" w:themeColor="text1"/>
                <w:sz w:val="20"/>
                <w:szCs w:val="20"/>
              </w:rPr>
              <w:t>(</w:t>
            </w:r>
            <w:r w:rsidRPr="00AA457C">
              <w:rPr>
                <w:color w:val="000000" w:themeColor="text1"/>
                <w:sz w:val="20"/>
                <w:szCs w:val="20"/>
              </w:rPr>
              <w:t xml:space="preserve">Service du parc de la mer de Corail et de la pêche </w:t>
            </w:r>
            <w:r>
              <w:rPr>
                <w:color w:val="000000" w:themeColor="text1"/>
                <w:sz w:val="20"/>
                <w:szCs w:val="20"/>
              </w:rPr>
              <w:t>–</w:t>
            </w:r>
            <w:r w:rsidRPr="00AA457C">
              <w:rPr>
                <w:color w:val="000000" w:themeColor="text1"/>
                <w:sz w:val="20"/>
                <w:szCs w:val="20"/>
              </w:rPr>
              <w:t xml:space="preserve"> SPNMCP</w:t>
            </w:r>
            <w:r>
              <w:rPr>
                <w:color w:val="000000" w:themeColor="text1"/>
                <w:sz w:val="20"/>
                <w:szCs w:val="20"/>
              </w:rPr>
              <w:t>), NC</w:t>
            </w:r>
          </w:p>
        </w:tc>
      </w:tr>
      <w:tr w:rsidR="00AA457C" w:rsidRPr="00FF1595" w14:paraId="3F0578DD" w14:textId="77777777" w:rsidTr="00AA457C">
        <w:trPr>
          <w:trHeight w:val="274"/>
          <w:jc w:val="center"/>
        </w:trPr>
        <w:tc>
          <w:tcPr>
            <w:tcW w:w="2629" w:type="dxa"/>
          </w:tcPr>
          <w:p w14:paraId="4B7A8E0A" w14:textId="690B6D3B" w:rsidR="00AA457C" w:rsidRPr="002877F3" w:rsidRDefault="00AA457C" w:rsidP="00AA457C">
            <w:pPr>
              <w:rPr>
                <w:color w:val="000000" w:themeColor="text1"/>
                <w:sz w:val="20"/>
                <w:szCs w:val="20"/>
              </w:rPr>
            </w:pPr>
            <w:r>
              <w:rPr>
                <w:color w:val="000000" w:themeColor="text1"/>
                <w:sz w:val="20"/>
                <w:szCs w:val="20"/>
              </w:rPr>
              <w:t>Mickael Lercari</w:t>
            </w:r>
          </w:p>
        </w:tc>
        <w:tc>
          <w:tcPr>
            <w:tcW w:w="0" w:type="auto"/>
          </w:tcPr>
          <w:p w14:paraId="37A7E4E8" w14:textId="613EFA17" w:rsidR="00AA457C" w:rsidRPr="002877F3" w:rsidRDefault="00AA457C" w:rsidP="00AA457C">
            <w:pPr>
              <w:jc w:val="center"/>
              <w:rPr>
                <w:color w:val="000000" w:themeColor="text1"/>
                <w:sz w:val="20"/>
                <w:szCs w:val="20"/>
              </w:rPr>
            </w:pPr>
            <w:r w:rsidRPr="00AA457C">
              <w:rPr>
                <w:color w:val="000000" w:themeColor="text1"/>
                <w:sz w:val="20"/>
                <w:szCs w:val="20"/>
              </w:rPr>
              <w:t>Service du parc de la mer de Corail et de la pêche – SPNMCP), NC</w:t>
            </w:r>
          </w:p>
        </w:tc>
      </w:tr>
      <w:tr w:rsidR="00AA457C" w:rsidRPr="00FF1595" w14:paraId="7ED1E073" w14:textId="77777777" w:rsidTr="00AA457C">
        <w:trPr>
          <w:trHeight w:val="274"/>
          <w:jc w:val="center"/>
        </w:trPr>
        <w:tc>
          <w:tcPr>
            <w:tcW w:w="2629" w:type="dxa"/>
          </w:tcPr>
          <w:p w14:paraId="4FFA954B" w14:textId="19F11A48" w:rsidR="00AA457C" w:rsidRPr="002877F3" w:rsidRDefault="00AA457C" w:rsidP="00AA457C">
            <w:pPr>
              <w:rPr>
                <w:color w:val="000000" w:themeColor="text1"/>
                <w:sz w:val="20"/>
                <w:szCs w:val="20"/>
              </w:rPr>
            </w:pPr>
            <w:r>
              <w:rPr>
                <w:color w:val="000000" w:themeColor="text1"/>
                <w:sz w:val="20"/>
                <w:szCs w:val="20"/>
              </w:rPr>
              <w:t>Lea Carron</w:t>
            </w:r>
          </w:p>
        </w:tc>
        <w:tc>
          <w:tcPr>
            <w:tcW w:w="0" w:type="auto"/>
          </w:tcPr>
          <w:p w14:paraId="5B3E445F" w14:textId="7D4166F5" w:rsidR="00AA457C" w:rsidRPr="002877F3" w:rsidRDefault="00AA457C" w:rsidP="00AA457C">
            <w:pPr>
              <w:jc w:val="center"/>
              <w:rPr>
                <w:color w:val="000000" w:themeColor="text1"/>
                <w:sz w:val="20"/>
                <w:szCs w:val="20"/>
              </w:rPr>
            </w:pPr>
            <w:r w:rsidRPr="00AA457C">
              <w:rPr>
                <w:color w:val="000000" w:themeColor="text1"/>
                <w:sz w:val="20"/>
                <w:szCs w:val="20"/>
              </w:rPr>
              <w:t>Service du parc de la mer de Corail et de la pêche – SPNMCP), NC</w:t>
            </w:r>
          </w:p>
        </w:tc>
      </w:tr>
      <w:tr w:rsidR="00AA457C" w:rsidRPr="00FF1595" w14:paraId="5873BC17" w14:textId="77777777" w:rsidTr="00AA457C">
        <w:trPr>
          <w:trHeight w:val="274"/>
          <w:jc w:val="center"/>
        </w:trPr>
        <w:tc>
          <w:tcPr>
            <w:tcW w:w="2629" w:type="dxa"/>
          </w:tcPr>
          <w:p w14:paraId="61A00758" w14:textId="0A511245" w:rsidR="00AA457C" w:rsidRPr="002877F3" w:rsidRDefault="00AA457C" w:rsidP="00AA457C">
            <w:pPr>
              <w:rPr>
                <w:color w:val="000000" w:themeColor="text1"/>
                <w:sz w:val="20"/>
                <w:szCs w:val="20"/>
              </w:rPr>
            </w:pPr>
            <w:r>
              <w:rPr>
                <w:color w:val="000000" w:themeColor="text1"/>
                <w:sz w:val="20"/>
                <w:szCs w:val="20"/>
              </w:rPr>
              <w:t>Tim Adams</w:t>
            </w:r>
          </w:p>
        </w:tc>
        <w:tc>
          <w:tcPr>
            <w:tcW w:w="0" w:type="auto"/>
          </w:tcPr>
          <w:p w14:paraId="5346A6A4" w14:textId="0E32D6F7" w:rsidR="00AA457C" w:rsidRPr="002877F3" w:rsidRDefault="00AA457C" w:rsidP="00AA457C">
            <w:pPr>
              <w:jc w:val="center"/>
              <w:rPr>
                <w:color w:val="000000" w:themeColor="text1"/>
                <w:sz w:val="20"/>
                <w:szCs w:val="20"/>
              </w:rPr>
            </w:pPr>
            <w:r>
              <w:rPr>
                <w:color w:val="000000" w:themeColor="text1"/>
                <w:sz w:val="20"/>
                <w:szCs w:val="20"/>
              </w:rPr>
              <w:t>Gonedau</w:t>
            </w:r>
          </w:p>
        </w:tc>
      </w:tr>
      <w:tr w:rsidR="00AA457C" w:rsidRPr="00FF1595" w14:paraId="037DCB0C" w14:textId="77777777" w:rsidTr="00AA457C">
        <w:trPr>
          <w:trHeight w:val="274"/>
          <w:jc w:val="center"/>
        </w:trPr>
        <w:tc>
          <w:tcPr>
            <w:tcW w:w="2629" w:type="dxa"/>
          </w:tcPr>
          <w:p w14:paraId="549CAA37" w14:textId="63566849" w:rsidR="00AA457C" w:rsidRPr="002877F3" w:rsidRDefault="00AA457C" w:rsidP="00AA457C">
            <w:pPr>
              <w:rPr>
                <w:color w:val="000000" w:themeColor="text1"/>
                <w:sz w:val="20"/>
                <w:szCs w:val="20"/>
              </w:rPr>
            </w:pPr>
            <w:r w:rsidRPr="002877F3">
              <w:rPr>
                <w:color w:val="000000" w:themeColor="text1"/>
                <w:sz w:val="20"/>
                <w:szCs w:val="20"/>
              </w:rPr>
              <w:t>Juliette Konkamking</w:t>
            </w:r>
          </w:p>
        </w:tc>
        <w:tc>
          <w:tcPr>
            <w:tcW w:w="0" w:type="auto"/>
          </w:tcPr>
          <w:p w14:paraId="193AE55C" w14:textId="04EBAE89" w:rsidR="00AA457C" w:rsidRPr="002877F3" w:rsidRDefault="00AA457C" w:rsidP="00AA457C">
            <w:pPr>
              <w:jc w:val="center"/>
              <w:rPr>
                <w:color w:val="000000" w:themeColor="text1"/>
                <w:sz w:val="20"/>
                <w:szCs w:val="20"/>
              </w:rPr>
            </w:pPr>
            <w:r w:rsidRPr="002877F3">
              <w:rPr>
                <w:color w:val="000000" w:themeColor="text1"/>
                <w:sz w:val="20"/>
                <w:szCs w:val="20"/>
              </w:rPr>
              <w:t>IRD, France</w:t>
            </w:r>
          </w:p>
        </w:tc>
      </w:tr>
      <w:tr w:rsidR="00AA457C" w:rsidRPr="00FF1595" w14:paraId="37052FF8" w14:textId="77777777" w:rsidTr="00AA457C">
        <w:trPr>
          <w:trHeight w:val="274"/>
          <w:jc w:val="center"/>
        </w:trPr>
        <w:tc>
          <w:tcPr>
            <w:tcW w:w="2629" w:type="dxa"/>
          </w:tcPr>
          <w:p w14:paraId="0BE34FEC" w14:textId="60937477" w:rsidR="00AA457C" w:rsidRPr="002877F3" w:rsidRDefault="00AA457C" w:rsidP="00AA457C">
            <w:pPr>
              <w:rPr>
                <w:color w:val="000000" w:themeColor="text1"/>
                <w:sz w:val="20"/>
                <w:szCs w:val="20"/>
              </w:rPr>
            </w:pPr>
            <w:r w:rsidRPr="002877F3">
              <w:rPr>
                <w:color w:val="000000" w:themeColor="text1"/>
                <w:sz w:val="20"/>
                <w:szCs w:val="20"/>
              </w:rPr>
              <w:t>Claudio Castillo Jordon</w:t>
            </w:r>
          </w:p>
        </w:tc>
        <w:tc>
          <w:tcPr>
            <w:tcW w:w="0" w:type="auto"/>
          </w:tcPr>
          <w:p w14:paraId="2A7DCBEE" w14:textId="13E7EA00" w:rsidR="00AA457C" w:rsidRPr="002877F3" w:rsidRDefault="00AA457C" w:rsidP="00AA457C">
            <w:pPr>
              <w:jc w:val="center"/>
              <w:rPr>
                <w:color w:val="000000" w:themeColor="text1"/>
                <w:sz w:val="20"/>
                <w:szCs w:val="20"/>
              </w:rPr>
            </w:pPr>
            <w:r>
              <w:rPr>
                <w:color w:val="000000" w:themeColor="text1"/>
                <w:sz w:val="20"/>
                <w:szCs w:val="20"/>
              </w:rPr>
              <w:t>SPC</w:t>
            </w:r>
          </w:p>
        </w:tc>
      </w:tr>
      <w:tr w:rsidR="00AA457C" w:rsidRPr="00FF1595" w14:paraId="3AC66AC6" w14:textId="77777777" w:rsidTr="00AA457C">
        <w:trPr>
          <w:trHeight w:val="274"/>
          <w:jc w:val="center"/>
        </w:trPr>
        <w:tc>
          <w:tcPr>
            <w:tcW w:w="2629" w:type="dxa"/>
          </w:tcPr>
          <w:p w14:paraId="44854FE9" w14:textId="4246228D" w:rsidR="00AA457C" w:rsidRPr="002877F3" w:rsidRDefault="00AA457C" w:rsidP="00AA457C">
            <w:pPr>
              <w:rPr>
                <w:color w:val="000000" w:themeColor="text1"/>
                <w:sz w:val="20"/>
                <w:szCs w:val="20"/>
              </w:rPr>
            </w:pPr>
            <w:r w:rsidRPr="002877F3">
              <w:rPr>
                <w:color w:val="000000" w:themeColor="text1"/>
                <w:sz w:val="20"/>
                <w:szCs w:val="20"/>
              </w:rPr>
              <w:t>John Hampton</w:t>
            </w:r>
          </w:p>
        </w:tc>
        <w:tc>
          <w:tcPr>
            <w:tcW w:w="0" w:type="auto"/>
          </w:tcPr>
          <w:p w14:paraId="4957723D" w14:textId="2E054D4F"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75831938" w14:textId="77777777" w:rsidTr="00FF1EE5">
        <w:trPr>
          <w:jc w:val="center"/>
        </w:trPr>
        <w:tc>
          <w:tcPr>
            <w:tcW w:w="2629" w:type="dxa"/>
          </w:tcPr>
          <w:p w14:paraId="2D422055" w14:textId="181CF445" w:rsidR="00AA457C" w:rsidRPr="002877F3" w:rsidRDefault="00AA457C" w:rsidP="00AA457C">
            <w:pPr>
              <w:rPr>
                <w:color w:val="000000" w:themeColor="text1"/>
                <w:sz w:val="20"/>
                <w:szCs w:val="20"/>
              </w:rPr>
            </w:pPr>
            <w:r w:rsidRPr="002877F3">
              <w:rPr>
                <w:color w:val="000000" w:themeColor="text1"/>
                <w:sz w:val="20"/>
                <w:szCs w:val="20"/>
              </w:rPr>
              <w:t>Graham Pilling</w:t>
            </w:r>
          </w:p>
        </w:tc>
        <w:tc>
          <w:tcPr>
            <w:tcW w:w="0" w:type="auto"/>
          </w:tcPr>
          <w:p w14:paraId="5CDF1706" w14:textId="3B3A60E1"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33A43BE5" w14:textId="77777777" w:rsidTr="00FF1EE5">
        <w:trPr>
          <w:jc w:val="center"/>
        </w:trPr>
        <w:tc>
          <w:tcPr>
            <w:tcW w:w="2629" w:type="dxa"/>
          </w:tcPr>
          <w:p w14:paraId="5159B3D2" w14:textId="2023571A" w:rsidR="00AA457C" w:rsidRPr="002877F3" w:rsidRDefault="00AA457C" w:rsidP="00AA457C">
            <w:pPr>
              <w:rPr>
                <w:color w:val="000000" w:themeColor="text1"/>
                <w:sz w:val="20"/>
                <w:szCs w:val="20"/>
              </w:rPr>
            </w:pPr>
            <w:r w:rsidRPr="002877F3">
              <w:rPr>
                <w:color w:val="000000" w:themeColor="text1"/>
                <w:sz w:val="20"/>
                <w:szCs w:val="20"/>
              </w:rPr>
              <w:t>Sam McKechnie</w:t>
            </w:r>
          </w:p>
        </w:tc>
        <w:tc>
          <w:tcPr>
            <w:tcW w:w="0" w:type="auto"/>
          </w:tcPr>
          <w:p w14:paraId="79545740" w14:textId="2445C4F3"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333EBB4E" w14:textId="77777777" w:rsidTr="00FF1EE5">
        <w:trPr>
          <w:jc w:val="center"/>
        </w:trPr>
        <w:tc>
          <w:tcPr>
            <w:tcW w:w="2629" w:type="dxa"/>
          </w:tcPr>
          <w:p w14:paraId="3E9A8D98" w14:textId="0195EA96" w:rsidR="00AA457C" w:rsidRPr="002877F3" w:rsidRDefault="00AA457C" w:rsidP="00AA457C">
            <w:pPr>
              <w:rPr>
                <w:color w:val="000000" w:themeColor="text1"/>
                <w:sz w:val="20"/>
                <w:szCs w:val="20"/>
              </w:rPr>
            </w:pPr>
            <w:r>
              <w:rPr>
                <w:color w:val="000000" w:themeColor="text1"/>
                <w:sz w:val="20"/>
                <w:szCs w:val="20"/>
              </w:rPr>
              <w:t>Lauriane Escalle</w:t>
            </w:r>
          </w:p>
        </w:tc>
        <w:tc>
          <w:tcPr>
            <w:tcW w:w="0" w:type="auto"/>
          </w:tcPr>
          <w:p w14:paraId="4A36CC0C" w14:textId="337F9EDC" w:rsidR="00AA457C" w:rsidRPr="002877F3" w:rsidRDefault="00AA457C" w:rsidP="00AA457C">
            <w:pPr>
              <w:jc w:val="center"/>
              <w:rPr>
                <w:color w:val="000000" w:themeColor="text1"/>
                <w:sz w:val="20"/>
                <w:szCs w:val="20"/>
              </w:rPr>
            </w:pPr>
            <w:r>
              <w:rPr>
                <w:color w:val="000000" w:themeColor="text1"/>
                <w:sz w:val="20"/>
                <w:szCs w:val="20"/>
              </w:rPr>
              <w:t>SPC</w:t>
            </w:r>
          </w:p>
        </w:tc>
      </w:tr>
      <w:tr w:rsidR="00AA457C" w:rsidRPr="00FF1595" w14:paraId="22BB0BF2" w14:textId="77777777" w:rsidTr="00FF1EE5">
        <w:trPr>
          <w:jc w:val="center"/>
        </w:trPr>
        <w:tc>
          <w:tcPr>
            <w:tcW w:w="2629" w:type="dxa"/>
          </w:tcPr>
          <w:p w14:paraId="08A47C1A" w14:textId="51210057" w:rsidR="00AA457C" w:rsidRPr="002877F3" w:rsidRDefault="00AA457C" w:rsidP="00AA457C">
            <w:pPr>
              <w:rPr>
                <w:color w:val="000000" w:themeColor="text1"/>
                <w:sz w:val="20"/>
                <w:szCs w:val="20"/>
              </w:rPr>
            </w:pPr>
            <w:r w:rsidRPr="002877F3">
              <w:rPr>
                <w:color w:val="000000" w:themeColor="text1"/>
                <w:sz w:val="20"/>
                <w:szCs w:val="20"/>
              </w:rPr>
              <w:t>Nicholas Ducharme-Barth</w:t>
            </w:r>
          </w:p>
        </w:tc>
        <w:tc>
          <w:tcPr>
            <w:tcW w:w="0" w:type="auto"/>
          </w:tcPr>
          <w:p w14:paraId="29399FFA" w14:textId="595A3285"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77C7612A" w14:textId="77777777" w:rsidTr="00FF1EE5">
        <w:trPr>
          <w:jc w:val="center"/>
        </w:trPr>
        <w:tc>
          <w:tcPr>
            <w:tcW w:w="2629" w:type="dxa"/>
          </w:tcPr>
          <w:p w14:paraId="7CC5F962" w14:textId="602D3CCA" w:rsidR="00AA457C" w:rsidRPr="002877F3" w:rsidRDefault="00AA457C" w:rsidP="00AA457C">
            <w:pPr>
              <w:rPr>
                <w:color w:val="000000" w:themeColor="text1"/>
                <w:sz w:val="20"/>
                <w:szCs w:val="20"/>
              </w:rPr>
            </w:pPr>
            <w:r w:rsidRPr="002877F3">
              <w:rPr>
                <w:color w:val="000000" w:themeColor="text1"/>
                <w:sz w:val="20"/>
                <w:szCs w:val="20"/>
              </w:rPr>
              <w:t>Rob Scott</w:t>
            </w:r>
          </w:p>
        </w:tc>
        <w:tc>
          <w:tcPr>
            <w:tcW w:w="0" w:type="auto"/>
          </w:tcPr>
          <w:p w14:paraId="51FD26D4" w14:textId="0DF8B212"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742353FC" w14:textId="77777777" w:rsidTr="00FF1EE5">
        <w:trPr>
          <w:jc w:val="center"/>
        </w:trPr>
        <w:tc>
          <w:tcPr>
            <w:tcW w:w="2629" w:type="dxa"/>
          </w:tcPr>
          <w:p w14:paraId="36E77368" w14:textId="1BECEA51" w:rsidR="00AA457C" w:rsidRPr="002877F3" w:rsidRDefault="00AA457C" w:rsidP="00AA457C">
            <w:pPr>
              <w:rPr>
                <w:color w:val="000000" w:themeColor="text1"/>
                <w:sz w:val="20"/>
                <w:szCs w:val="20"/>
              </w:rPr>
            </w:pPr>
            <w:r w:rsidRPr="002877F3">
              <w:rPr>
                <w:color w:val="000000" w:themeColor="text1"/>
                <w:sz w:val="20"/>
                <w:szCs w:val="20"/>
              </w:rPr>
              <w:t>Finlay Scott</w:t>
            </w:r>
          </w:p>
        </w:tc>
        <w:tc>
          <w:tcPr>
            <w:tcW w:w="0" w:type="auto"/>
          </w:tcPr>
          <w:p w14:paraId="68432D07" w14:textId="0EE1660B"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05251026" w14:textId="77777777" w:rsidTr="00FF1EE5">
        <w:trPr>
          <w:jc w:val="center"/>
        </w:trPr>
        <w:tc>
          <w:tcPr>
            <w:tcW w:w="2629" w:type="dxa"/>
          </w:tcPr>
          <w:p w14:paraId="0A59E0B6" w14:textId="401D7249" w:rsidR="00AA457C" w:rsidRPr="002877F3" w:rsidRDefault="00AA457C" w:rsidP="00AA457C">
            <w:pPr>
              <w:rPr>
                <w:color w:val="000000" w:themeColor="text1"/>
                <w:sz w:val="20"/>
                <w:szCs w:val="20"/>
              </w:rPr>
            </w:pPr>
            <w:r w:rsidRPr="002877F3">
              <w:rPr>
                <w:color w:val="000000" w:themeColor="text1"/>
                <w:sz w:val="20"/>
                <w:szCs w:val="20"/>
              </w:rPr>
              <w:t>Nan Yao</w:t>
            </w:r>
          </w:p>
        </w:tc>
        <w:tc>
          <w:tcPr>
            <w:tcW w:w="0" w:type="auto"/>
          </w:tcPr>
          <w:p w14:paraId="350E6AD4" w14:textId="1EDAE9E3"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6A991ACF" w14:textId="77777777" w:rsidTr="00FF1EE5">
        <w:trPr>
          <w:jc w:val="center"/>
        </w:trPr>
        <w:tc>
          <w:tcPr>
            <w:tcW w:w="2629" w:type="dxa"/>
          </w:tcPr>
          <w:p w14:paraId="79E94011" w14:textId="1B5B82A7" w:rsidR="00AA457C" w:rsidRPr="002877F3" w:rsidRDefault="00AA457C" w:rsidP="00AA457C">
            <w:pPr>
              <w:rPr>
                <w:color w:val="000000" w:themeColor="text1"/>
                <w:sz w:val="20"/>
                <w:szCs w:val="20"/>
              </w:rPr>
            </w:pPr>
            <w:r w:rsidRPr="002877F3">
              <w:rPr>
                <w:color w:val="000000" w:themeColor="text1"/>
                <w:sz w:val="20"/>
                <w:szCs w:val="20"/>
              </w:rPr>
              <w:t>Peter Williams</w:t>
            </w:r>
          </w:p>
        </w:tc>
        <w:tc>
          <w:tcPr>
            <w:tcW w:w="0" w:type="auto"/>
          </w:tcPr>
          <w:p w14:paraId="044BCA36" w14:textId="1C88DAD6"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3C716B98" w14:textId="77777777" w:rsidTr="00FF1EE5">
        <w:trPr>
          <w:jc w:val="center"/>
        </w:trPr>
        <w:tc>
          <w:tcPr>
            <w:tcW w:w="2629" w:type="dxa"/>
          </w:tcPr>
          <w:p w14:paraId="0EA662F3" w14:textId="3715A458" w:rsidR="00AA457C" w:rsidRPr="002877F3" w:rsidRDefault="00AA457C" w:rsidP="00AA457C">
            <w:pPr>
              <w:rPr>
                <w:color w:val="000000" w:themeColor="text1"/>
                <w:sz w:val="20"/>
                <w:szCs w:val="20"/>
              </w:rPr>
            </w:pPr>
            <w:r>
              <w:rPr>
                <w:color w:val="000000" w:themeColor="text1"/>
                <w:sz w:val="20"/>
                <w:szCs w:val="20"/>
              </w:rPr>
              <w:t>Liz Heagney</w:t>
            </w:r>
          </w:p>
        </w:tc>
        <w:tc>
          <w:tcPr>
            <w:tcW w:w="0" w:type="auto"/>
          </w:tcPr>
          <w:p w14:paraId="202EBF66" w14:textId="63EF8390"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471CC9E7" w14:textId="77777777" w:rsidTr="00FF1EE5">
        <w:trPr>
          <w:jc w:val="center"/>
        </w:trPr>
        <w:tc>
          <w:tcPr>
            <w:tcW w:w="2629" w:type="dxa"/>
          </w:tcPr>
          <w:p w14:paraId="66398141" w14:textId="1E5690AF" w:rsidR="00AA457C" w:rsidRPr="002877F3" w:rsidRDefault="00AA457C" w:rsidP="00AA457C">
            <w:pPr>
              <w:rPr>
                <w:color w:val="000000" w:themeColor="text1"/>
                <w:sz w:val="20"/>
                <w:szCs w:val="20"/>
              </w:rPr>
            </w:pPr>
            <w:r w:rsidRPr="002877F3">
              <w:rPr>
                <w:color w:val="000000" w:themeColor="text1"/>
                <w:sz w:val="20"/>
                <w:szCs w:val="20"/>
              </w:rPr>
              <w:t>Tiffany Vidal Cunningham</w:t>
            </w:r>
          </w:p>
        </w:tc>
        <w:tc>
          <w:tcPr>
            <w:tcW w:w="0" w:type="auto"/>
          </w:tcPr>
          <w:p w14:paraId="47208F0D" w14:textId="6979EF76"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1A38B566" w14:textId="77777777" w:rsidTr="00FF1EE5">
        <w:trPr>
          <w:jc w:val="center"/>
        </w:trPr>
        <w:tc>
          <w:tcPr>
            <w:tcW w:w="2629" w:type="dxa"/>
          </w:tcPr>
          <w:p w14:paraId="367A7723" w14:textId="28B5515A" w:rsidR="00AA457C" w:rsidRPr="002877F3" w:rsidRDefault="00AA457C" w:rsidP="00AA457C">
            <w:pPr>
              <w:rPr>
                <w:color w:val="000000" w:themeColor="text1"/>
                <w:sz w:val="20"/>
                <w:szCs w:val="20"/>
              </w:rPr>
            </w:pPr>
            <w:r w:rsidRPr="002877F3">
              <w:rPr>
                <w:color w:val="000000" w:themeColor="text1"/>
                <w:sz w:val="20"/>
                <w:szCs w:val="20"/>
              </w:rPr>
              <w:t>Paul Hamer</w:t>
            </w:r>
          </w:p>
        </w:tc>
        <w:tc>
          <w:tcPr>
            <w:tcW w:w="0" w:type="auto"/>
          </w:tcPr>
          <w:p w14:paraId="133959DA" w14:textId="1DF977F2"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184652A0" w14:textId="77777777" w:rsidTr="00FF1EE5">
        <w:trPr>
          <w:jc w:val="center"/>
        </w:trPr>
        <w:tc>
          <w:tcPr>
            <w:tcW w:w="2629" w:type="dxa"/>
          </w:tcPr>
          <w:p w14:paraId="0C93BC2F" w14:textId="408AE984" w:rsidR="00AA457C" w:rsidRPr="002877F3" w:rsidRDefault="00AA457C" w:rsidP="00AA457C">
            <w:pPr>
              <w:rPr>
                <w:color w:val="000000" w:themeColor="text1"/>
                <w:sz w:val="20"/>
                <w:szCs w:val="20"/>
              </w:rPr>
            </w:pPr>
            <w:r w:rsidRPr="002877F3">
              <w:rPr>
                <w:color w:val="000000" w:themeColor="text1"/>
                <w:sz w:val="20"/>
                <w:szCs w:val="20"/>
              </w:rPr>
              <w:t>Joe Scutt Phillips</w:t>
            </w:r>
          </w:p>
        </w:tc>
        <w:tc>
          <w:tcPr>
            <w:tcW w:w="0" w:type="auto"/>
          </w:tcPr>
          <w:p w14:paraId="1AA71E69" w14:textId="5FC26E43"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44919798" w14:textId="77777777" w:rsidTr="00FF1EE5">
        <w:trPr>
          <w:jc w:val="center"/>
        </w:trPr>
        <w:tc>
          <w:tcPr>
            <w:tcW w:w="2629" w:type="dxa"/>
          </w:tcPr>
          <w:p w14:paraId="5CDC8B9B" w14:textId="2720511B" w:rsidR="00AA457C" w:rsidRPr="002877F3" w:rsidRDefault="00AA457C" w:rsidP="00AA457C">
            <w:pPr>
              <w:rPr>
                <w:color w:val="000000" w:themeColor="text1"/>
                <w:sz w:val="20"/>
                <w:szCs w:val="20"/>
              </w:rPr>
            </w:pPr>
            <w:r w:rsidRPr="002877F3">
              <w:rPr>
                <w:color w:val="000000" w:themeColor="text1"/>
                <w:sz w:val="20"/>
                <w:szCs w:val="20"/>
              </w:rPr>
              <w:t>Simon Nicol</w:t>
            </w:r>
          </w:p>
        </w:tc>
        <w:tc>
          <w:tcPr>
            <w:tcW w:w="0" w:type="auto"/>
          </w:tcPr>
          <w:p w14:paraId="13E49E17" w14:textId="7373D2FE"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249F8E99" w14:textId="77777777" w:rsidTr="00FF1EE5">
        <w:trPr>
          <w:jc w:val="center"/>
        </w:trPr>
        <w:tc>
          <w:tcPr>
            <w:tcW w:w="2629" w:type="dxa"/>
          </w:tcPr>
          <w:p w14:paraId="207187C0" w14:textId="67A6C4D3" w:rsidR="00AA457C" w:rsidRPr="002877F3" w:rsidRDefault="00AA457C" w:rsidP="00AA457C">
            <w:pPr>
              <w:rPr>
                <w:color w:val="000000" w:themeColor="text1"/>
                <w:sz w:val="20"/>
                <w:szCs w:val="20"/>
              </w:rPr>
            </w:pPr>
            <w:r w:rsidRPr="002877F3">
              <w:rPr>
                <w:color w:val="000000" w:themeColor="text1"/>
                <w:sz w:val="20"/>
                <w:szCs w:val="20"/>
              </w:rPr>
              <w:t>Jed McDonald</w:t>
            </w:r>
          </w:p>
        </w:tc>
        <w:tc>
          <w:tcPr>
            <w:tcW w:w="0" w:type="auto"/>
          </w:tcPr>
          <w:p w14:paraId="3E7188F2" w14:textId="519E453A" w:rsidR="00AA457C" w:rsidRPr="002877F3" w:rsidRDefault="00AA457C" w:rsidP="00AA457C">
            <w:pPr>
              <w:jc w:val="center"/>
              <w:rPr>
                <w:color w:val="000000" w:themeColor="text1"/>
                <w:sz w:val="20"/>
                <w:szCs w:val="20"/>
              </w:rPr>
            </w:pPr>
            <w:r w:rsidRPr="002877F3">
              <w:rPr>
                <w:color w:val="000000" w:themeColor="text1"/>
                <w:sz w:val="20"/>
                <w:szCs w:val="20"/>
              </w:rPr>
              <w:t>SPC</w:t>
            </w:r>
          </w:p>
        </w:tc>
      </w:tr>
      <w:tr w:rsidR="00AA457C" w:rsidRPr="00FF1595" w14:paraId="60EC5A43" w14:textId="77777777" w:rsidTr="00FF1EE5">
        <w:trPr>
          <w:jc w:val="center"/>
        </w:trPr>
        <w:tc>
          <w:tcPr>
            <w:tcW w:w="2629" w:type="dxa"/>
          </w:tcPr>
          <w:p w14:paraId="74246DCE" w14:textId="6CC9FD7D" w:rsidR="00AA457C" w:rsidRPr="002877F3" w:rsidRDefault="00AA457C" w:rsidP="00AA457C">
            <w:pPr>
              <w:rPr>
                <w:color w:val="000000" w:themeColor="text1"/>
                <w:sz w:val="20"/>
                <w:szCs w:val="20"/>
              </w:rPr>
            </w:pPr>
            <w:r>
              <w:rPr>
                <w:color w:val="000000" w:themeColor="text1"/>
                <w:sz w:val="20"/>
                <w:szCs w:val="20"/>
              </w:rPr>
              <w:t>Steven Hare</w:t>
            </w:r>
          </w:p>
        </w:tc>
        <w:tc>
          <w:tcPr>
            <w:tcW w:w="0" w:type="auto"/>
          </w:tcPr>
          <w:p w14:paraId="34955BB7" w14:textId="5DDDF528" w:rsidR="00AA457C" w:rsidRPr="002877F3" w:rsidRDefault="00AA457C" w:rsidP="00AA457C">
            <w:pPr>
              <w:jc w:val="center"/>
              <w:rPr>
                <w:color w:val="000000" w:themeColor="text1"/>
                <w:sz w:val="20"/>
                <w:szCs w:val="20"/>
              </w:rPr>
            </w:pPr>
            <w:r>
              <w:rPr>
                <w:color w:val="000000" w:themeColor="text1"/>
                <w:sz w:val="20"/>
                <w:szCs w:val="20"/>
              </w:rPr>
              <w:t>SPC</w:t>
            </w:r>
          </w:p>
        </w:tc>
      </w:tr>
    </w:tbl>
    <w:p w14:paraId="3469665F" w14:textId="76A4933A" w:rsidR="003E7AFC" w:rsidRDefault="003E7AFC" w:rsidP="00511914">
      <w:pPr>
        <w:pStyle w:val="Heading2"/>
        <w:rPr>
          <w:lang w:val="en-NZ"/>
        </w:rPr>
      </w:pPr>
      <w:bookmarkStart w:id="958" w:name="_Toc481043477"/>
    </w:p>
    <w:p w14:paraId="60B2100E" w14:textId="7951063E" w:rsidR="009D42A8" w:rsidRPr="00511914" w:rsidRDefault="00EF781A" w:rsidP="00511914">
      <w:pPr>
        <w:pStyle w:val="Heading2"/>
        <w:rPr>
          <w:lang w:val="en-NZ"/>
        </w:rPr>
      </w:pPr>
      <w:r w:rsidRPr="00793F20">
        <w:rPr>
          <w:lang w:val="en-NZ"/>
        </w:rPr>
        <w:t>APPENDIX</w:t>
      </w:r>
      <w:r w:rsidR="00AB0ADB">
        <w:rPr>
          <w:lang w:val="en-NZ"/>
        </w:rPr>
        <w:t xml:space="preserve"> </w:t>
      </w:r>
      <w:r w:rsidR="001338A6">
        <w:rPr>
          <w:lang w:val="en-NZ"/>
        </w:rPr>
        <w:t>3</w:t>
      </w:r>
      <w:r w:rsidRPr="00793F20">
        <w:rPr>
          <w:lang w:val="en-NZ"/>
        </w:rPr>
        <w:t xml:space="preserve">: </w:t>
      </w:r>
      <w:r w:rsidR="00081E8C" w:rsidRPr="00793F20">
        <w:rPr>
          <w:lang w:val="en-NZ"/>
        </w:rPr>
        <w:t>Terms of Reference</w:t>
      </w:r>
      <w:bookmarkEnd w:id="958"/>
    </w:p>
    <w:p w14:paraId="2A1EDBA7" w14:textId="77777777" w:rsidR="00081E8C" w:rsidRPr="00793F20" w:rsidRDefault="00081E8C" w:rsidP="00081E8C">
      <w:pPr>
        <w:spacing w:after="0"/>
        <w:rPr>
          <w:sz w:val="20"/>
          <w:lang w:val="en-NZ"/>
        </w:rPr>
      </w:pPr>
      <w:r w:rsidRPr="00793F20">
        <w:rPr>
          <w:sz w:val="20"/>
          <w:lang w:val="en-NZ"/>
        </w:rPr>
        <w:t>The Oceanic Fisheries Programme (OFP) of SPC is contracted by WCPFC to undertake stock assessments. The results of these assessments will be presented at the WCPFC Scientific Committee. In preparation for these assessments, OFP is hosting a pre-assessment workshop to discuss key issues related to the assessments. The terms of reference for this workshop are provided below.</w:t>
      </w:r>
    </w:p>
    <w:p w14:paraId="7CDD6517" w14:textId="77777777" w:rsidR="00081E8C" w:rsidRPr="00793F20" w:rsidRDefault="00081E8C" w:rsidP="00081E8C">
      <w:pPr>
        <w:spacing w:after="0"/>
        <w:rPr>
          <w:i/>
          <w:sz w:val="20"/>
          <w:lang w:val="en-NZ"/>
        </w:rPr>
      </w:pPr>
    </w:p>
    <w:p w14:paraId="547C11E0" w14:textId="77777777" w:rsidR="00081E8C" w:rsidRPr="00793F20" w:rsidRDefault="00081E8C" w:rsidP="00081E8C">
      <w:pPr>
        <w:spacing w:after="0"/>
        <w:rPr>
          <w:i/>
          <w:sz w:val="20"/>
          <w:lang w:val="en-NZ"/>
        </w:rPr>
      </w:pPr>
      <w:r w:rsidRPr="00793F20">
        <w:rPr>
          <w:i/>
          <w:sz w:val="20"/>
          <w:lang w:val="en-NZ"/>
        </w:rPr>
        <w:t>Terms of Reference</w:t>
      </w:r>
    </w:p>
    <w:p w14:paraId="36C69538" w14:textId="77777777" w:rsidR="00081E8C" w:rsidRPr="00793F20" w:rsidRDefault="00081E8C" w:rsidP="00C24C69">
      <w:pPr>
        <w:pStyle w:val="ListParagraph"/>
        <w:numPr>
          <w:ilvl w:val="0"/>
          <w:numId w:val="1"/>
        </w:numPr>
        <w:spacing w:after="0"/>
        <w:rPr>
          <w:sz w:val="20"/>
          <w:lang w:val="en-NZ"/>
        </w:rPr>
      </w:pPr>
      <w:r w:rsidRPr="00793F20">
        <w:rPr>
          <w:sz w:val="20"/>
          <w:lang w:val="en-NZ"/>
        </w:rPr>
        <w:t>Review the most recent completed assessments, in particular, any concerns, suggestions and/or recommendations raised by the Scientific Committee, the Commission, research providers, individual CCMs, or any independent reviews;</w:t>
      </w:r>
    </w:p>
    <w:p w14:paraId="7B574CD2" w14:textId="77777777" w:rsidR="00081E8C" w:rsidRPr="00793F20" w:rsidRDefault="00081E8C" w:rsidP="00C24C69">
      <w:pPr>
        <w:pStyle w:val="ListParagraph"/>
        <w:numPr>
          <w:ilvl w:val="0"/>
          <w:numId w:val="1"/>
        </w:numPr>
        <w:spacing w:after="0"/>
        <w:rPr>
          <w:sz w:val="20"/>
          <w:lang w:val="en-NZ"/>
        </w:rPr>
      </w:pPr>
      <w:r w:rsidRPr="00793F20">
        <w:rPr>
          <w:sz w:val="20"/>
          <w:lang w:val="en-NZ"/>
        </w:rPr>
        <w:t xml:space="preserve">Review </w:t>
      </w:r>
      <w:r w:rsidRPr="00793F20">
        <w:rPr>
          <w:sz w:val="20"/>
          <w:u w:val="single"/>
          <w:lang w:val="en-NZ"/>
        </w:rPr>
        <w:t>preliminary</w:t>
      </w:r>
      <w:r w:rsidRPr="00793F20">
        <w:rPr>
          <w:sz w:val="20"/>
          <w:lang w:val="en-NZ"/>
        </w:rPr>
        <w:t xml:space="preserve"> work undertaken by the service provider relating to the stock assessments, including any proposed:</w:t>
      </w:r>
    </w:p>
    <w:p w14:paraId="5F2B1F6E" w14:textId="77777777" w:rsidR="00081E8C" w:rsidRPr="00793F20" w:rsidRDefault="00081E8C" w:rsidP="00C24C69">
      <w:pPr>
        <w:pStyle w:val="ListParagraph"/>
        <w:numPr>
          <w:ilvl w:val="1"/>
          <w:numId w:val="1"/>
        </w:numPr>
        <w:spacing w:after="0"/>
        <w:rPr>
          <w:sz w:val="20"/>
          <w:lang w:val="en-NZ"/>
        </w:rPr>
      </w:pPr>
      <w:r w:rsidRPr="00793F20">
        <w:rPr>
          <w:sz w:val="20"/>
          <w:lang w:val="en-NZ"/>
        </w:rPr>
        <w:t>revisions to biological parameters</w:t>
      </w:r>
    </w:p>
    <w:p w14:paraId="1461A4A4" w14:textId="77777777" w:rsidR="00081E8C" w:rsidRPr="00793F20" w:rsidRDefault="00081E8C" w:rsidP="00C24C69">
      <w:pPr>
        <w:pStyle w:val="ListParagraph"/>
        <w:numPr>
          <w:ilvl w:val="1"/>
          <w:numId w:val="1"/>
        </w:numPr>
        <w:spacing w:after="0"/>
        <w:rPr>
          <w:sz w:val="20"/>
          <w:lang w:val="en-NZ"/>
        </w:rPr>
      </w:pPr>
      <w:r w:rsidRPr="00793F20">
        <w:rPr>
          <w:sz w:val="20"/>
          <w:lang w:val="en-NZ"/>
        </w:rPr>
        <w:t xml:space="preserve">revisions to historical data </w:t>
      </w:r>
    </w:p>
    <w:p w14:paraId="00F5EDB7" w14:textId="77777777" w:rsidR="00081E8C" w:rsidRPr="00793F20" w:rsidRDefault="00081E8C" w:rsidP="00C24C69">
      <w:pPr>
        <w:pStyle w:val="ListParagraph"/>
        <w:numPr>
          <w:ilvl w:val="1"/>
          <w:numId w:val="1"/>
        </w:numPr>
        <w:spacing w:after="0"/>
        <w:rPr>
          <w:sz w:val="20"/>
          <w:lang w:val="en-NZ"/>
        </w:rPr>
      </w:pPr>
      <w:r w:rsidRPr="00793F20">
        <w:rPr>
          <w:sz w:val="20"/>
          <w:lang w:val="en-NZ"/>
        </w:rPr>
        <w:t>changes to structural assumptions in the model</w:t>
      </w:r>
    </w:p>
    <w:p w14:paraId="75AD398D" w14:textId="77777777" w:rsidR="00081E8C" w:rsidRPr="00793F20" w:rsidRDefault="00081E8C" w:rsidP="00C24C69">
      <w:pPr>
        <w:pStyle w:val="ListParagraph"/>
        <w:numPr>
          <w:ilvl w:val="1"/>
          <w:numId w:val="1"/>
        </w:numPr>
        <w:spacing w:after="0"/>
        <w:rPr>
          <w:sz w:val="20"/>
          <w:lang w:val="en-NZ"/>
        </w:rPr>
      </w:pPr>
      <w:r w:rsidRPr="00793F20">
        <w:rPr>
          <w:sz w:val="20"/>
          <w:lang w:val="en-NZ"/>
        </w:rPr>
        <w:t>methodological issues, e.g. characterization of uncertainty</w:t>
      </w:r>
    </w:p>
    <w:p w14:paraId="1185DFA5" w14:textId="77777777" w:rsidR="00081E8C" w:rsidRPr="00793F20" w:rsidRDefault="00081E8C" w:rsidP="00C24C69">
      <w:pPr>
        <w:pStyle w:val="ListParagraph"/>
        <w:numPr>
          <w:ilvl w:val="1"/>
          <w:numId w:val="1"/>
        </w:numPr>
        <w:spacing w:after="0"/>
        <w:rPr>
          <w:sz w:val="20"/>
          <w:lang w:val="en-NZ"/>
        </w:rPr>
      </w:pPr>
      <w:r w:rsidRPr="00793F20">
        <w:rPr>
          <w:sz w:val="20"/>
          <w:lang w:val="en-NZ"/>
        </w:rPr>
        <w:t>standardized CPUE analysis</w:t>
      </w:r>
    </w:p>
    <w:p w14:paraId="57E180E6" w14:textId="77777777" w:rsidR="00081E8C" w:rsidRPr="00793F20" w:rsidRDefault="00081E8C" w:rsidP="00C24C69">
      <w:pPr>
        <w:pStyle w:val="ListParagraph"/>
        <w:numPr>
          <w:ilvl w:val="1"/>
          <w:numId w:val="1"/>
        </w:numPr>
        <w:spacing w:after="0"/>
        <w:rPr>
          <w:sz w:val="20"/>
          <w:lang w:val="en-NZ"/>
        </w:rPr>
      </w:pPr>
      <w:r w:rsidRPr="00793F20">
        <w:rPr>
          <w:sz w:val="20"/>
          <w:lang w:val="en-NZ"/>
        </w:rPr>
        <w:t>incorporation of tagging data or other auxiliary data</w:t>
      </w:r>
    </w:p>
    <w:p w14:paraId="011AEE18" w14:textId="77777777" w:rsidR="00081E8C" w:rsidRPr="00793F20" w:rsidRDefault="00081E8C" w:rsidP="00C24C69">
      <w:pPr>
        <w:pStyle w:val="ListParagraph"/>
        <w:numPr>
          <w:ilvl w:val="0"/>
          <w:numId w:val="1"/>
        </w:numPr>
        <w:spacing w:after="0"/>
        <w:rPr>
          <w:sz w:val="20"/>
          <w:lang w:val="en-NZ"/>
        </w:rPr>
      </w:pPr>
      <w:r w:rsidRPr="00793F20">
        <w:rPr>
          <w:sz w:val="20"/>
          <w:lang w:val="en-NZ"/>
        </w:rPr>
        <w:t>Provides guidance to the OFP on:</w:t>
      </w:r>
    </w:p>
    <w:p w14:paraId="012CCFD6" w14:textId="77777777" w:rsidR="00081E8C" w:rsidRPr="00793F20" w:rsidRDefault="00081E8C" w:rsidP="00C24C69">
      <w:pPr>
        <w:pStyle w:val="ListParagraph"/>
        <w:numPr>
          <w:ilvl w:val="1"/>
          <w:numId w:val="1"/>
        </w:numPr>
        <w:spacing w:after="0"/>
        <w:rPr>
          <w:sz w:val="20"/>
          <w:lang w:val="en-NZ"/>
        </w:rPr>
      </w:pPr>
      <w:r w:rsidRPr="00793F20">
        <w:rPr>
          <w:sz w:val="20"/>
          <w:lang w:val="en-NZ"/>
        </w:rPr>
        <w:t>the suitability of any proposed changes and any suggested additional work</w:t>
      </w:r>
    </w:p>
    <w:p w14:paraId="2F2DF24D" w14:textId="77777777" w:rsidR="00081E8C" w:rsidRPr="00793F20" w:rsidRDefault="00081E8C" w:rsidP="00C24C69">
      <w:pPr>
        <w:pStyle w:val="ListParagraph"/>
        <w:numPr>
          <w:ilvl w:val="1"/>
          <w:numId w:val="1"/>
        </w:numPr>
        <w:spacing w:after="0"/>
        <w:rPr>
          <w:sz w:val="20"/>
          <w:lang w:val="en-NZ"/>
        </w:rPr>
      </w:pPr>
      <w:r w:rsidRPr="00793F20">
        <w:rPr>
          <w:sz w:val="20"/>
          <w:lang w:val="en-NZ"/>
        </w:rPr>
        <w:t>a minimum set model runs to be undertaken, in particular the range of key sensitivity analyses</w:t>
      </w:r>
    </w:p>
    <w:p w14:paraId="10B543BC" w14:textId="77777777" w:rsidR="00081E8C" w:rsidRPr="00793F20" w:rsidRDefault="00081E8C" w:rsidP="00C24C69">
      <w:pPr>
        <w:pStyle w:val="ListParagraph"/>
        <w:numPr>
          <w:ilvl w:val="1"/>
          <w:numId w:val="1"/>
        </w:numPr>
        <w:spacing w:after="0"/>
        <w:rPr>
          <w:sz w:val="20"/>
          <w:lang w:val="en-NZ"/>
        </w:rPr>
      </w:pPr>
      <w:r w:rsidRPr="00793F20">
        <w:rPr>
          <w:sz w:val="20"/>
          <w:lang w:val="en-NZ"/>
        </w:rPr>
        <w:t>desired model diagnostics to be presented</w:t>
      </w:r>
    </w:p>
    <w:p w14:paraId="14F440A1" w14:textId="3406ECE4" w:rsidR="00081E8C" w:rsidRPr="00793F20" w:rsidRDefault="00081E8C" w:rsidP="00C24C69">
      <w:pPr>
        <w:pStyle w:val="ListParagraph"/>
        <w:numPr>
          <w:ilvl w:val="1"/>
          <w:numId w:val="1"/>
        </w:numPr>
        <w:spacing w:after="0"/>
        <w:rPr>
          <w:sz w:val="20"/>
          <w:lang w:val="en-NZ"/>
        </w:rPr>
      </w:pPr>
      <w:r w:rsidRPr="00793F20">
        <w:rPr>
          <w:sz w:val="20"/>
          <w:lang w:val="en-NZ"/>
        </w:rPr>
        <w:t>alternative mode</w:t>
      </w:r>
      <w:r w:rsidR="00647C9F">
        <w:rPr>
          <w:sz w:val="20"/>
          <w:lang w:val="en-NZ"/>
        </w:rPr>
        <w:t>l</w:t>
      </w:r>
      <w:r w:rsidRPr="00793F20">
        <w:rPr>
          <w:sz w:val="20"/>
          <w:lang w:val="en-NZ"/>
        </w:rPr>
        <w:t>ling approaches that could be considered</w:t>
      </w:r>
    </w:p>
    <w:p w14:paraId="79601A98" w14:textId="77777777" w:rsidR="00081E8C" w:rsidRPr="00793F20" w:rsidRDefault="00081E8C" w:rsidP="00081E8C">
      <w:pPr>
        <w:spacing w:after="0"/>
        <w:rPr>
          <w:sz w:val="20"/>
          <w:lang w:val="en-NZ"/>
        </w:rPr>
      </w:pPr>
    </w:p>
    <w:p w14:paraId="76E920F4" w14:textId="77777777" w:rsidR="00081E8C" w:rsidRPr="00793F20" w:rsidRDefault="00081E8C" w:rsidP="00081E8C">
      <w:pPr>
        <w:spacing w:after="0"/>
        <w:rPr>
          <w:sz w:val="20"/>
          <w:lang w:val="en-NZ"/>
        </w:rPr>
      </w:pPr>
      <w:r w:rsidRPr="00793F20">
        <w:rPr>
          <w:sz w:val="20"/>
          <w:lang w:val="en-NZ"/>
        </w:rPr>
        <w:t xml:space="preserve">The outcomes of the meeting will be documented in two ways, a report of the meeting and in the assessment working papers themselves. The report of the meeting will be distributed to workshop participants for comment within 10 working days of the meeting and revised and provided to WCPFC Scientific Committee members 30 days after the meeting. It will also be submitted to the next Scientific Committee as a Working Paper. Many of the matters discussed to the workshop will be the subject of meeting papers to the Scientific Committee. </w:t>
      </w:r>
    </w:p>
    <w:p w14:paraId="68A2303E" w14:textId="77777777" w:rsidR="00081E8C" w:rsidRPr="00793F20" w:rsidRDefault="00081E8C" w:rsidP="00081E8C">
      <w:pPr>
        <w:spacing w:after="0"/>
        <w:rPr>
          <w:sz w:val="20"/>
          <w:lang w:val="en-NZ"/>
        </w:rPr>
      </w:pPr>
    </w:p>
    <w:p w14:paraId="3121A140" w14:textId="77777777" w:rsidR="00081E8C" w:rsidRPr="00793F20" w:rsidRDefault="00081E8C" w:rsidP="00081E8C">
      <w:pPr>
        <w:spacing w:after="0"/>
        <w:rPr>
          <w:sz w:val="20"/>
          <w:lang w:val="en-NZ"/>
        </w:rPr>
      </w:pPr>
      <w:r w:rsidRPr="00793F20">
        <w:rPr>
          <w:sz w:val="20"/>
          <w:lang w:val="en-NZ"/>
        </w:rPr>
        <w:t>Due to the timing of the meeting, any model runs presented will be based on previous assessment data sets, and therefore no preliminary stock assessment runs will be undertaken. Further, the workshop will occur prior to the submission of data and completion of supporting analyses (e.g</w:t>
      </w:r>
      <w:r w:rsidR="00B90C9D" w:rsidRPr="00793F20">
        <w:rPr>
          <w:sz w:val="20"/>
          <w:lang w:val="en-NZ"/>
        </w:rPr>
        <w:t>.</w:t>
      </w:r>
      <w:r w:rsidRPr="00793F20">
        <w:rPr>
          <w:sz w:val="20"/>
          <w:lang w:val="en-NZ"/>
        </w:rPr>
        <w:t xml:space="preserve"> CPUE analyses). Therefore, any major changes to historical data submitted by CMM’s, or new data could result in a need to consider alternative model runs or structures not considered previously. In such instances, supporting documentation will be provided to the SC via working papers to allow the SC to determine the merits of any proposed changes.</w:t>
      </w:r>
    </w:p>
    <w:p w14:paraId="7233EF36" w14:textId="77777777" w:rsidR="00081E8C" w:rsidRPr="00793F20" w:rsidRDefault="00081E8C" w:rsidP="00081E8C">
      <w:pPr>
        <w:spacing w:after="0"/>
        <w:rPr>
          <w:sz w:val="20"/>
          <w:lang w:val="en-NZ"/>
        </w:rPr>
      </w:pPr>
    </w:p>
    <w:p w14:paraId="4D6CD816" w14:textId="77777777" w:rsidR="00081E8C" w:rsidRPr="00793F20" w:rsidRDefault="00081E8C" w:rsidP="00081E8C">
      <w:pPr>
        <w:spacing w:after="0"/>
        <w:rPr>
          <w:sz w:val="20"/>
          <w:lang w:val="en-NZ"/>
        </w:rPr>
      </w:pPr>
      <w:r w:rsidRPr="00793F20">
        <w:rPr>
          <w:sz w:val="20"/>
          <w:lang w:val="en-NZ"/>
        </w:rPr>
        <w:t>The consultation will be open to participation by all CCMs and to other experts, by invitation.</w:t>
      </w:r>
      <w:r w:rsidR="00A978FF" w:rsidRPr="00793F20">
        <w:rPr>
          <w:sz w:val="20"/>
          <w:lang w:val="en-NZ"/>
        </w:rPr>
        <w:t xml:space="preserve"> </w:t>
      </w:r>
      <w:r w:rsidRPr="00793F20">
        <w:rPr>
          <w:sz w:val="20"/>
          <w:lang w:val="en-NZ"/>
        </w:rPr>
        <w:t>CCMs will be expected to fund their participation although SIDS and participating territories may seek support from the Commission’s Special Requirements Fund or other sources, as appropriate.</w:t>
      </w:r>
    </w:p>
    <w:p w14:paraId="63AAAC5E" w14:textId="77777777" w:rsidR="00A544F0" w:rsidRPr="00793F20" w:rsidRDefault="00A544F0" w:rsidP="00FD738C">
      <w:pPr>
        <w:rPr>
          <w:lang w:val="en-NZ"/>
        </w:rPr>
      </w:pPr>
    </w:p>
    <w:p w14:paraId="0997F8E8" w14:textId="77777777" w:rsidR="00081E8C" w:rsidRPr="00793F20" w:rsidRDefault="00081E8C" w:rsidP="002B6AB0">
      <w:pPr>
        <w:jc w:val="left"/>
        <w:rPr>
          <w:lang w:val="en-NZ"/>
        </w:rPr>
      </w:pPr>
    </w:p>
    <w:sectPr w:rsidR="00081E8C" w:rsidRPr="00793F20" w:rsidSect="00581034">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46A5C" w14:textId="77777777" w:rsidR="00980CB8" w:rsidRDefault="00980CB8" w:rsidP="00125EE7">
      <w:pPr>
        <w:spacing w:after="0" w:line="240" w:lineRule="auto"/>
      </w:pPr>
      <w:r>
        <w:separator/>
      </w:r>
    </w:p>
  </w:endnote>
  <w:endnote w:type="continuationSeparator" w:id="0">
    <w:p w14:paraId="674C0591" w14:textId="77777777" w:rsidR="00980CB8" w:rsidRDefault="00980CB8" w:rsidP="00125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EC8C" w14:textId="7F9E16EE" w:rsidR="00283108" w:rsidRDefault="004F0683">
    <w:pPr>
      <w:pStyle w:val="Footer"/>
      <w:jc w:val="center"/>
    </w:pPr>
    <w:sdt>
      <w:sdtPr>
        <w:id w:val="-859589507"/>
        <w:docPartObj>
          <w:docPartGallery w:val="Page Numbers (Bottom of Page)"/>
          <w:docPartUnique/>
        </w:docPartObj>
      </w:sdtPr>
      <w:sdtEndPr>
        <w:rPr>
          <w:noProof/>
        </w:rPr>
      </w:sdtEndPr>
      <w:sdtContent>
        <w:r w:rsidR="00283108">
          <w:fldChar w:fldCharType="begin"/>
        </w:r>
        <w:r w:rsidR="00283108">
          <w:instrText xml:space="preserve"> PAGE   \* MERGEFORMAT </w:instrText>
        </w:r>
        <w:r w:rsidR="00283108">
          <w:fldChar w:fldCharType="separate"/>
        </w:r>
        <w:r w:rsidR="00283108">
          <w:rPr>
            <w:noProof/>
          </w:rPr>
          <w:t>19</w:t>
        </w:r>
        <w:r w:rsidR="00283108">
          <w:rPr>
            <w:noProof/>
          </w:rPr>
          <w:fldChar w:fldCharType="end"/>
        </w:r>
      </w:sdtContent>
    </w:sdt>
  </w:p>
  <w:p w14:paraId="7A7D76C5" w14:textId="77777777" w:rsidR="00283108" w:rsidRDefault="00283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AD02B" w14:textId="77777777" w:rsidR="00980CB8" w:rsidRDefault="00980CB8" w:rsidP="00125EE7">
      <w:pPr>
        <w:spacing w:after="0" w:line="240" w:lineRule="auto"/>
      </w:pPr>
      <w:r>
        <w:separator/>
      </w:r>
    </w:p>
  </w:footnote>
  <w:footnote w:type="continuationSeparator" w:id="0">
    <w:p w14:paraId="7C4E3F21" w14:textId="77777777" w:rsidR="00980CB8" w:rsidRDefault="00980CB8" w:rsidP="00125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35690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AF1F68"/>
    <w:multiLevelType w:val="hybridMultilevel"/>
    <w:tmpl w:val="01F45556"/>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A60332C"/>
    <w:multiLevelType w:val="hybridMultilevel"/>
    <w:tmpl w:val="D5FEEECC"/>
    <w:lvl w:ilvl="0" w:tplc="0C090001">
      <w:start w:val="1"/>
      <w:numFmt w:val="bullet"/>
      <w:lvlText w:val=""/>
      <w:lvlJc w:val="left"/>
      <w:pPr>
        <w:ind w:left="142" w:hanging="360"/>
      </w:pPr>
      <w:rPr>
        <w:rFonts w:ascii="Symbol" w:hAnsi="Symbol" w:hint="default"/>
      </w:rPr>
    </w:lvl>
    <w:lvl w:ilvl="1" w:tplc="0C090003" w:tentative="1">
      <w:start w:val="1"/>
      <w:numFmt w:val="bullet"/>
      <w:lvlText w:val="o"/>
      <w:lvlJc w:val="left"/>
      <w:pPr>
        <w:ind w:left="862" w:hanging="360"/>
      </w:pPr>
      <w:rPr>
        <w:rFonts w:ascii="Courier New" w:hAnsi="Courier New" w:cs="Courier New" w:hint="default"/>
      </w:rPr>
    </w:lvl>
    <w:lvl w:ilvl="2" w:tplc="0C090005" w:tentative="1">
      <w:start w:val="1"/>
      <w:numFmt w:val="bullet"/>
      <w:lvlText w:val=""/>
      <w:lvlJc w:val="left"/>
      <w:pPr>
        <w:ind w:left="1582" w:hanging="360"/>
      </w:pPr>
      <w:rPr>
        <w:rFonts w:ascii="Wingdings" w:hAnsi="Wingdings" w:hint="default"/>
      </w:rPr>
    </w:lvl>
    <w:lvl w:ilvl="3" w:tplc="0C090001" w:tentative="1">
      <w:start w:val="1"/>
      <w:numFmt w:val="bullet"/>
      <w:lvlText w:val=""/>
      <w:lvlJc w:val="left"/>
      <w:pPr>
        <w:ind w:left="2302" w:hanging="360"/>
      </w:pPr>
      <w:rPr>
        <w:rFonts w:ascii="Symbol" w:hAnsi="Symbol" w:hint="default"/>
      </w:rPr>
    </w:lvl>
    <w:lvl w:ilvl="4" w:tplc="0C090003" w:tentative="1">
      <w:start w:val="1"/>
      <w:numFmt w:val="bullet"/>
      <w:lvlText w:val="o"/>
      <w:lvlJc w:val="left"/>
      <w:pPr>
        <w:ind w:left="3022" w:hanging="360"/>
      </w:pPr>
      <w:rPr>
        <w:rFonts w:ascii="Courier New" w:hAnsi="Courier New" w:cs="Courier New" w:hint="default"/>
      </w:rPr>
    </w:lvl>
    <w:lvl w:ilvl="5" w:tplc="0C090005" w:tentative="1">
      <w:start w:val="1"/>
      <w:numFmt w:val="bullet"/>
      <w:lvlText w:val=""/>
      <w:lvlJc w:val="left"/>
      <w:pPr>
        <w:ind w:left="3742" w:hanging="360"/>
      </w:pPr>
      <w:rPr>
        <w:rFonts w:ascii="Wingdings" w:hAnsi="Wingdings" w:hint="default"/>
      </w:rPr>
    </w:lvl>
    <w:lvl w:ilvl="6" w:tplc="0C090001" w:tentative="1">
      <w:start w:val="1"/>
      <w:numFmt w:val="bullet"/>
      <w:lvlText w:val=""/>
      <w:lvlJc w:val="left"/>
      <w:pPr>
        <w:ind w:left="4462" w:hanging="360"/>
      </w:pPr>
      <w:rPr>
        <w:rFonts w:ascii="Symbol" w:hAnsi="Symbol" w:hint="default"/>
      </w:rPr>
    </w:lvl>
    <w:lvl w:ilvl="7" w:tplc="0C090003" w:tentative="1">
      <w:start w:val="1"/>
      <w:numFmt w:val="bullet"/>
      <w:lvlText w:val="o"/>
      <w:lvlJc w:val="left"/>
      <w:pPr>
        <w:ind w:left="5182" w:hanging="360"/>
      </w:pPr>
      <w:rPr>
        <w:rFonts w:ascii="Courier New" w:hAnsi="Courier New" w:cs="Courier New" w:hint="default"/>
      </w:rPr>
    </w:lvl>
    <w:lvl w:ilvl="8" w:tplc="0C090005" w:tentative="1">
      <w:start w:val="1"/>
      <w:numFmt w:val="bullet"/>
      <w:lvlText w:val=""/>
      <w:lvlJc w:val="left"/>
      <w:pPr>
        <w:ind w:left="5902" w:hanging="360"/>
      </w:pPr>
      <w:rPr>
        <w:rFonts w:ascii="Wingdings" w:hAnsi="Wingdings" w:hint="default"/>
      </w:rPr>
    </w:lvl>
  </w:abstractNum>
  <w:abstractNum w:abstractNumId="3" w15:restartNumberingAfterBreak="0">
    <w:nsid w:val="0B1D0444"/>
    <w:multiLevelType w:val="hybridMultilevel"/>
    <w:tmpl w:val="FA2855B0"/>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5D61CA"/>
    <w:multiLevelType w:val="multilevel"/>
    <w:tmpl w:val="86840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A0FF1"/>
    <w:multiLevelType w:val="hybridMultilevel"/>
    <w:tmpl w:val="9618A6C8"/>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7722B"/>
    <w:multiLevelType w:val="multilevel"/>
    <w:tmpl w:val="36E44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C13EE"/>
    <w:multiLevelType w:val="hybridMultilevel"/>
    <w:tmpl w:val="867CB9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860399"/>
    <w:multiLevelType w:val="hybridMultilevel"/>
    <w:tmpl w:val="B6823834"/>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C651707"/>
    <w:multiLevelType w:val="hybridMultilevel"/>
    <w:tmpl w:val="1B9EB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DF86BF3"/>
    <w:multiLevelType w:val="hybridMultilevel"/>
    <w:tmpl w:val="327E6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1767343"/>
    <w:multiLevelType w:val="hybridMultilevel"/>
    <w:tmpl w:val="0156B5A6"/>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1F6239C"/>
    <w:multiLevelType w:val="hybridMultilevel"/>
    <w:tmpl w:val="135C05F8"/>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306633E"/>
    <w:multiLevelType w:val="hybridMultilevel"/>
    <w:tmpl w:val="2DE284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3094A2A"/>
    <w:multiLevelType w:val="hybridMultilevel"/>
    <w:tmpl w:val="93549F76"/>
    <w:lvl w:ilvl="0" w:tplc="97865368">
      <w:start w:val="1"/>
      <w:numFmt w:val="bullet"/>
      <w:lvlText w:val="•"/>
      <w:lvlJc w:val="left"/>
      <w:pPr>
        <w:tabs>
          <w:tab w:val="num" w:pos="720"/>
        </w:tabs>
        <w:ind w:left="720" w:hanging="360"/>
      </w:pPr>
      <w:rPr>
        <w:rFonts w:ascii="Arial" w:hAnsi="Arial" w:hint="default"/>
      </w:rPr>
    </w:lvl>
    <w:lvl w:ilvl="1" w:tplc="13F2B20E">
      <w:numFmt w:val="bullet"/>
      <w:lvlText w:val="•"/>
      <w:lvlJc w:val="left"/>
      <w:pPr>
        <w:tabs>
          <w:tab w:val="num" w:pos="1440"/>
        </w:tabs>
        <w:ind w:left="1440" w:hanging="360"/>
      </w:pPr>
      <w:rPr>
        <w:rFonts w:ascii="Arial" w:hAnsi="Arial" w:hint="default"/>
      </w:rPr>
    </w:lvl>
    <w:lvl w:ilvl="2" w:tplc="461ACD4C" w:tentative="1">
      <w:start w:val="1"/>
      <w:numFmt w:val="bullet"/>
      <w:lvlText w:val="•"/>
      <w:lvlJc w:val="left"/>
      <w:pPr>
        <w:tabs>
          <w:tab w:val="num" w:pos="2160"/>
        </w:tabs>
        <w:ind w:left="2160" w:hanging="360"/>
      </w:pPr>
      <w:rPr>
        <w:rFonts w:ascii="Arial" w:hAnsi="Arial" w:hint="default"/>
      </w:rPr>
    </w:lvl>
    <w:lvl w:ilvl="3" w:tplc="627C8A80" w:tentative="1">
      <w:start w:val="1"/>
      <w:numFmt w:val="bullet"/>
      <w:lvlText w:val="•"/>
      <w:lvlJc w:val="left"/>
      <w:pPr>
        <w:tabs>
          <w:tab w:val="num" w:pos="2880"/>
        </w:tabs>
        <w:ind w:left="2880" w:hanging="360"/>
      </w:pPr>
      <w:rPr>
        <w:rFonts w:ascii="Arial" w:hAnsi="Arial" w:hint="default"/>
      </w:rPr>
    </w:lvl>
    <w:lvl w:ilvl="4" w:tplc="C0DA19A6" w:tentative="1">
      <w:start w:val="1"/>
      <w:numFmt w:val="bullet"/>
      <w:lvlText w:val="•"/>
      <w:lvlJc w:val="left"/>
      <w:pPr>
        <w:tabs>
          <w:tab w:val="num" w:pos="3600"/>
        </w:tabs>
        <w:ind w:left="3600" w:hanging="360"/>
      </w:pPr>
      <w:rPr>
        <w:rFonts w:ascii="Arial" w:hAnsi="Arial" w:hint="default"/>
      </w:rPr>
    </w:lvl>
    <w:lvl w:ilvl="5" w:tplc="65A87B48" w:tentative="1">
      <w:start w:val="1"/>
      <w:numFmt w:val="bullet"/>
      <w:lvlText w:val="•"/>
      <w:lvlJc w:val="left"/>
      <w:pPr>
        <w:tabs>
          <w:tab w:val="num" w:pos="4320"/>
        </w:tabs>
        <w:ind w:left="4320" w:hanging="360"/>
      </w:pPr>
      <w:rPr>
        <w:rFonts w:ascii="Arial" w:hAnsi="Arial" w:hint="default"/>
      </w:rPr>
    </w:lvl>
    <w:lvl w:ilvl="6" w:tplc="F404E69E" w:tentative="1">
      <w:start w:val="1"/>
      <w:numFmt w:val="bullet"/>
      <w:lvlText w:val="•"/>
      <w:lvlJc w:val="left"/>
      <w:pPr>
        <w:tabs>
          <w:tab w:val="num" w:pos="5040"/>
        </w:tabs>
        <w:ind w:left="5040" w:hanging="360"/>
      </w:pPr>
      <w:rPr>
        <w:rFonts w:ascii="Arial" w:hAnsi="Arial" w:hint="default"/>
      </w:rPr>
    </w:lvl>
    <w:lvl w:ilvl="7" w:tplc="B7AA7D62" w:tentative="1">
      <w:start w:val="1"/>
      <w:numFmt w:val="bullet"/>
      <w:lvlText w:val="•"/>
      <w:lvlJc w:val="left"/>
      <w:pPr>
        <w:tabs>
          <w:tab w:val="num" w:pos="5760"/>
        </w:tabs>
        <w:ind w:left="5760" w:hanging="360"/>
      </w:pPr>
      <w:rPr>
        <w:rFonts w:ascii="Arial" w:hAnsi="Arial" w:hint="default"/>
      </w:rPr>
    </w:lvl>
    <w:lvl w:ilvl="8" w:tplc="7C2C45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A06CC2"/>
    <w:multiLevelType w:val="hybridMultilevel"/>
    <w:tmpl w:val="1974FA20"/>
    <w:lvl w:ilvl="0" w:tplc="97865368">
      <w:start w:val="1"/>
      <w:numFmt w:val="bullet"/>
      <w:lvlText w:val="•"/>
      <w:lvlJc w:val="left"/>
      <w:pPr>
        <w:tabs>
          <w:tab w:val="num" w:pos="720"/>
        </w:tabs>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CF2017"/>
    <w:multiLevelType w:val="hybridMultilevel"/>
    <w:tmpl w:val="9D9CF6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6DA21D0"/>
    <w:multiLevelType w:val="hybridMultilevel"/>
    <w:tmpl w:val="560EACEC"/>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83119D9"/>
    <w:multiLevelType w:val="multilevel"/>
    <w:tmpl w:val="9438C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C302F9"/>
    <w:multiLevelType w:val="hybridMultilevel"/>
    <w:tmpl w:val="5E263BE2"/>
    <w:lvl w:ilvl="0" w:tplc="97865368">
      <w:start w:val="1"/>
      <w:numFmt w:val="bullet"/>
      <w:lvlText w:val="•"/>
      <w:lvlJc w:val="left"/>
      <w:pPr>
        <w:tabs>
          <w:tab w:val="num" w:pos="1080"/>
        </w:tabs>
        <w:ind w:left="1080" w:hanging="360"/>
      </w:pPr>
      <w:rPr>
        <w:rFonts w:ascii="Arial" w:hAnsi="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CFC0729"/>
    <w:multiLevelType w:val="multilevel"/>
    <w:tmpl w:val="CE286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830A8A"/>
    <w:multiLevelType w:val="hybridMultilevel"/>
    <w:tmpl w:val="0060B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2C084C"/>
    <w:multiLevelType w:val="hybridMultilevel"/>
    <w:tmpl w:val="E8AEDEC2"/>
    <w:lvl w:ilvl="0" w:tplc="97865368">
      <w:start w:val="1"/>
      <w:numFmt w:val="bullet"/>
      <w:lvlText w:val="•"/>
      <w:lvlJc w:val="left"/>
      <w:pPr>
        <w:tabs>
          <w:tab w:val="num" w:pos="765"/>
        </w:tabs>
        <w:ind w:left="765" w:hanging="360"/>
      </w:pPr>
      <w:rPr>
        <w:rFonts w:ascii="Arial" w:hAnsi="Aria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3" w15:restartNumberingAfterBreak="0">
    <w:nsid w:val="36AC25E7"/>
    <w:multiLevelType w:val="hybridMultilevel"/>
    <w:tmpl w:val="08ACEE3A"/>
    <w:lvl w:ilvl="0" w:tplc="BD7CE8F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9F4EC0"/>
    <w:multiLevelType w:val="hybridMultilevel"/>
    <w:tmpl w:val="BB565D06"/>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9D01A19"/>
    <w:multiLevelType w:val="hybridMultilevel"/>
    <w:tmpl w:val="F4120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AA04D88"/>
    <w:multiLevelType w:val="hybridMultilevel"/>
    <w:tmpl w:val="20D88914"/>
    <w:lvl w:ilvl="0" w:tplc="97865368">
      <w:start w:val="1"/>
      <w:numFmt w:val="bullet"/>
      <w:lvlText w:val="•"/>
      <w:lvlJc w:val="left"/>
      <w:pPr>
        <w:tabs>
          <w:tab w:val="num" w:pos="720"/>
        </w:tabs>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6A4CA8"/>
    <w:multiLevelType w:val="hybridMultilevel"/>
    <w:tmpl w:val="31DE8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64809B4"/>
    <w:multiLevelType w:val="hybridMultilevel"/>
    <w:tmpl w:val="72AA5270"/>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68B13FD"/>
    <w:multiLevelType w:val="hybridMultilevel"/>
    <w:tmpl w:val="E57083DC"/>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6D653C4"/>
    <w:multiLevelType w:val="hybridMultilevel"/>
    <w:tmpl w:val="8F8EE4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71E05F6"/>
    <w:multiLevelType w:val="hybridMultilevel"/>
    <w:tmpl w:val="A7B2C7D8"/>
    <w:lvl w:ilvl="0" w:tplc="5478EA28">
      <w:start w:val="1"/>
      <w:numFmt w:val="bullet"/>
      <w:lvlText w:val="•"/>
      <w:lvlJc w:val="left"/>
      <w:pPr>
        <w:tabs>
          <w:tab w:val="num" w:pos="720"/>
        </w:tabs>
        <w:ind w:left="720" w:hanging="360"/>
      </w:pPr>
      <w:rPr>
        <w:rFonts w:ascii="Arial" w:hAnsi="Arial" w:hint="default"/>
      </w:rPr>
    </w:lvl>
    <w:lvl w:ilvl="1" w:tplc="BC186B86" w:tentative="1">
      <w:start w:val="1"/>
      <w:numFmt w:val="bullet"/>
      <w:lvlText w:val="•"/>
      <w:lvlJc w:val="left"/>
      <w:pPr>
        <w:tabs>
          <w:tab w:val="num" w:pos="1440"/>
        </w:tabs>
        <w:ind w:left="1440" w:hanging="360"/>
      </w:pPr>
      <w:rPr>
        <w:rFonts w:ascii="Arial" w:hAnsi="Arial" w:hint="default"/>
      </w:rPr>
    </w:lvl>
    <w:lvl w:ilvl="2" w:tplc="62EEB798" w:tentative="1">
      <w:start w:val="1"/>
      <w:numFmt w:val="bullet"/>
      <w:lvlText w:val="•"/>
      <w:lvlJc w:val="left"/>
      <w:pPr>
        <w:tabs>
          <w:tab w:val="num" w:pos="2160"/>
        </w:tabs>
        <w:ind w:left="2160" w:hanging="360"/>
      </w:pPr>
      <w:rPr>
        <w:rFonts w:ascii="Arial" w:hAnsi="Arial" w:hint="default"/>
      </w:rPr>
    </w:lvl>
    <w:lvl w:ilvl="3" w:tplc="D512D3CC" w:tentative="1">
      <w:start w:val="1"/>
      <w:numFmt w:val="bullet"/>
      <w:lvlText w:val="•"/>
      <w:lvlJc w:val="left"/>
      <w:pPr>
        <w:tabs>
          <w:tab w:val="num" w:pos="2880"/>
        </w:tabs>
        <w:ind w:left="2880" w:hanging="360"/>
      </w:pPr>
      <w:rPr>
        <w:rFonts w:ascii="Arial" w:hAnsi="Arial" w:hint="default"/>
      </w:rPr>
    </w:lvl>
    <w:lvl w:ilvl="4" w:tplc="B1743B46" w:tentative="1">
      <w:start w:val="1"/>
      <w:numFmt w:val="bullet"/>
      <w:lvlText w:val="•"/>
      <w:lvlJc w:val="left"/>
      <w:pPr>
        <w:tabs>
          <w:tab w:val="num" w:pos="3600"/>
        </w:tabs>
        <w:ind w:left="3600" w:hanging="360"/>
      </w:pPr>
      <w:rPr>
        <w:rFonts w:ascii="Arial" w:hAnsi="Arial" w:hint="default"/>
      </w:rPr>
    </w:lvl>
    <w:lvl w:ilvl="5" w:tplc="7602C670" w:tentative="1">
      <w:start w:val="1"/>
      <w:numFmt w:val="bullet"/>
      <w:lvlText w:val="•"/>
      <w:lvlJc w:val="left"/>
      <w:pPr>
        <w:tabs>
          <w:tab w:val="num" w:pos="4320"/>
        </w:tabs>
        <w:ind w:left="4320" w:hanging="360"/>
      </w:pPr>
      <w:rPr>
        <w:rFonts w:ascii="Arial" w:hAnsi="Arial" w:hint="default"/>
      </w:rPr>
    </w:lvl>
    <w:lvl w:ilvl="6" w:tplc="351011FE" w:tentative="1">
      <w:start w:val="1"/>
      <w:numFmt w:val="bullet"/>
      <w:lvlText w:val="•"/>
      <w:lvlJc w:val="left"/>
      <w:pPr>
        <w:tabs>
          <w:tab w:val="num" w:pos="5040"/>
        </w:tabs>
        <w:ind w:left="5040" w:hanging="360"/>
      </w:pPr>
      <w:rPr>
        <w:rFonts w:ascii="Arial" w:hAnsi="Arial" w:hint="default"/>
      </w:rPr>
    </w:lvl>
    <w:lvl w:ilvl="7" w:tplc="B56EE36C" w:tentative="1">
      <w:start w:val="1"/>
      <w:numFmt w:val="bullet"/>
      <w:lvlText w:val="•"/>
      <w:lvlJc w:val="left"/>
      <w:pPr>
        <w:tabs>
          <w:tab w:val="num" w:pos="5760"/>
        </w:tabs>
        <w:ind w:left="5760" w:hanging="360"/>
      </w:pPr>
      <w:rPr>
        <w:rFonts w:ascii="Arial" w:hAnsi="Arial" w:hint="default"/>
      </w:rPr>
    </w:lvl>
    <w:lvl w:ilvl="8" w:tplc="361412F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91453EC"/>
    <w:multiLevelType w:val="hybridMultilevel"/>
    <w:tmpl w:val="2F88FAA6"/>
    <w:lvl w:ilvl="0" w:tplc="212A9C72">
      <w:start w:val="1"/>
      <w:numFmt w:val="decimal"/>
      <w:lvlText w:val="%1."/>
      <w:lvlJc w:val="left"/>
      <w:pPr>
        <w:ind w:left="1125" w:hanging="360"/>
      </w:pPr>
      <w:rPr>
        <w:rFonts w:hint="default"/>
      </w:rPr>
    </w:lvl>
    <w:lvl w:ilvl="1" w:tplc="0C090019" w:tentative="1">
      <w:start w:val="1"/>
      <w:numFmt w:val="lowerLetter"/>
      <w:lvlText w:val="%2."/>
      <w:lvlJc w:val="left"/>
      <w:pPr>
        <w:ind w:left="1845" w:hanging="360"/>
      </w:pPr>
    </w:lvl>
    <w:lvl w:ilvl="2" w:tplc="0C09001B" w:tentative="1">
      <w:start w:val="1"/>
      <w:numFmt w:val="lowerRoman"/>
      <w:lvlText w:val="%3."/>
      <w:lvlJc w:val="right"/>
      <w:pPr>
        <w:ind w:left="2565" w:hanging="180"/>
      </w:pPr>
    </w:lvl>
    <w:lvl w:ilvl="3" w:tplc="0C09000F" w:tentative="1">
      <w:start w:val="1"/>
      <w:numFmt w:val="decimal"/>
      <w:lvlText w:val="%4."/>
      <w:lvlJc w:val="left"/>
      <w:pPr>
        <w:ind w:left="3285" w:hanging="360"/>
      </w:pPr>
    </w:lvl>
    <w:lvl w:ilvl="4" w:tplc="0C090019" w:tentative="1">
      <w:start w:val="1"/>
      <w:numFmt w:val="lowerLetter"/>
      <w:lvlText w:val="%5."/>
      <w:lvlJc w:val="left"/>
      <w:pPr>
        <w:ind w:left="4005" w:hanging="360"/>
      </w:pPr>
    </w:lvl>
    <w:lvl w:ilvl="5" w:tplc="0C09001B" w:tentative="1">
      <w:start w:val="1"/>
      <w:numFmt w:val="lowerRoman"/>
      <w:lvlText w:val="%6."/>
      <w:lvlJc w:val="right"/>
      <w:pPr>
        <w:ind w:left="4725" w:hanging="180"/>
      </w:pPr>
    </w:lvl>
    <w:lvl w:ilvl="6" w:tplc="0C09000F" w:tentative="1">
      <w:start w:val="1"/>
      <w:numFmt w:val="decimal"/>
      <w:lvlText w:val="%7."/>
      <w:lvlJc w:val="left"/>
      <w:pPr>
        <w:ind w:left="5445" w:hanging="360"/>
      </w:pPr>
    </w:lvl>
    <w:lvl w:ilvl="7" w:tplc="0C090019" w:tentative="1">
      <w:start w:val="1"/>
      <w:numFmt w:val="lowerLetter"/>
      <w:lvlText w:val="%8."/>
      <w:lvlJc w:val="left"/>
      <w:pPr>
        <w:ind w:left="6165" w:hanging="360"/>
      </w:pPr>
    </w:lvl>
    <w:lvl w:ilvl="8" w:tplc="0C09001B" w:tentative="1">
      <w:start w:val="1"/>
      <w:numFmt w:val="lowerRoman"/>
      <w:lvlText w:val="%9."/>
      <w:lvlJc w:val="right"/>
      <w:pPr>
        <w:ind w:left="6885" w:hanging="180"/>
      </w:pPr>
    </w:lvl>
  </w:abstractNum>
  <w:abstractNum w:abstractNumId="33" w15:restartNumberingAfterBreak="0">
    <w:nsid w:val="4F147600"/>
    <w:multiLevelType w:val="multilevel"/>
    <w:tmpl w:val="568CA7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796CC0"/>
    <w:multiLevelType w:val="multilevel"/>
    <w:tmpl w:val="832C8C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5F640B"/>
    <w:multiLevelType w:val="hybridMultilevel"/>
    <w:tmpl w:val="904ACD1C"/>
    <w:lvl w:ilvl="0" w:tplc="BD7CE8F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C271E8D"/>
    <w:multiLevelType w:val="hybridMultilevel"/>
    <w:tmpl w:val="64D85298"/>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0695959"/>
    <w:multiLevelType w:val="hybridMultilevel"/>
    <w:tmpl w:val="869EC9EA"/>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1F07897"/>
    <w:multiLevelType w:val="hybridMultilevel"/>
    <w:tmpl w:val="706A00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3B4C6D"/>
    <w:multiLevelType w:val="hybridMultilevel"/>
    <w:tmpl w:val="636EEF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297846"/>
    <w:multiLevelType w:val="hybridMultilevel"/>
    <w:tmpl w:val="77B02E4C"/>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A157A16"/>
    <w:multiLevelType w:val="hybridMultilevel"/>
    <w:tmpl w:val="D702E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A5E71B4"/>
    <w:multiLevelType w:val="hybridMultilevel"/>
    <w:tmpl w:val="A7A62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B0B57BB"/>
    <w:multiLevelType w:val="hybridMultilevel"/>
    <w:tmpl w:val="9E36EE62"/>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816D8D"/>
    <w:multiLevelType w:val="hybridMultilevel"/>
    <w:tmpl w:val="80EC684E"/>
    <w:lvl w:ilvl="0" w:tplc="6150967C">
      <w:start w:val="3"/>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0A547F8"/>
    <w:multiLevelType w:val="hybridMultilevel"/>
    <w:tmpl w:val="81F2C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907ECF"/>
    <w:multiLevelType w:val="hybridMultilevel"/>
    <w:tmpl w:val="25C2E3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23063FA"/>
    <w:multiLevelType w:val="hybridMultilevel"/>
    <w:tmpl w:val="59FA518A"/>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4006A43"/>
    <w:multiLevelType w:val="hybridMultilevel"/>
    <w:tmpl w:val="A8FA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41764CB"/>
    <w:multiLevelType w:val="multilevel"/>
    <w:tmpl w:val="07963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1F0A57"/>
    <w:multiLevelType w:val="hybridMultilevel"/>
    <w:tmpl w:val="8AE4C7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7141F1F"/>
    <w:multiLevelType w:val="hybridMultilevel"/>
    <w:tmpl w:val="D256D1EE"/>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78C12A4"/>
    <w:multiLevelType w:val="hybridMultilevel"/>
    <w:tmpl w:val="8BF80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86E5A00"/>
    <w:multiLevelType w:val="hybridMultilevel"/>
    <w:tmpl w:val="13286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8FE7752"/>
    <w:multiLevelType w:val="hybridMultilevel"/>
    <w:tmpl w:val="F0CEBA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799D3CB8"/>
    <w:multiLevelType w:val="hybridMultilevel"/>
    <w:tmpl w:val="2B90B5B0"/>
    <w:lvl w:ilvl="0" w:tplc="A502EDEC">
      <w:start w:val="1"/>
      <w:numFmt w:val="bullet"/>
      <w:lvlText w:val="•"/>
      <w:lvlJc w:val="left"/>
      <w:pPr>
        <w:tabs>
          <w:tab w:val="num" w:pos="720"/>
        </w:tabs>
        <w:ind w:left="720" w:hanging="360"/>
      </w:pPr>
      <w:rPr>
        <w:rFonts w:ascii="Arial" w:hAnsi="Arial" w:hint="default"/>
      </w:rPr>
    </w:lvl>
    <w:lvl w:ilvl="1" w:tplc="07988F54" w:tentative="1">
      <w:start w:val="1"/>
      <w:numFmt w:val="bullet"/>
      <w:lvlText w:val="•"/>
      <w:lvlJc w:val="left"/>
      <w:pPr>
        <w:tabs>
          <w:tab w:val="num" w:pos="1440"/>
        </w:tabs>
        <w:ind w:left="1440" w:hanging="360"/>
      </w:pPr>
      <w:rPr>
        <w:rFonts w:ascii="Arial" w:hAnsi="Arial" w:hint="default"/>
      </w:rPr>
    </w:lvl>
    <w:lvl w:ilvl="2" w:tplc="118A3B98" w:tentative="1">
      <w:start w:val="1"/>
      <w:numFmt w:val="bullet"/>
      <w:lvlText w:val="•"/>
      <w:lvlJc w:val="left"/>
      <w:pPr>
        <w:tabs>
          <w:tab w:val="num" w:pos="2160"/>
        </w:tabs>
        <w:ind w:left="2160" w:hanging="360"/>
      </w:pPr>
      <w:rPr>
        <w:rFonts w:ascii="Arial" w:hAnsi="Arial" w:hint="default"/>
      </w:rPr>
    </w:lvl>
    <w:lvl w:ilvl="3" w:tplc="9286AD86" w:tentative="1">
      <w:start w:val="1"/>
      <w:numFmt w:val="bullet"/>
      <w:lvlText w:val="•"/>
      <w:lvlJc w:val="left"/>
      <w:pPr>
        <w:tabs>
          <w:tab w:val="num" w:pos="2880"/>
        </w:tabs>
        <w:ind w:left="2880" w:hanging="360"/>
      </w:pPr>
      <w:rPr>
        <w:rFonts w:ascii="Arial" w:hAnsi="Arial" w:hint="default"/>
      </w:rPr>
    </w:lvl>
    <w:lvl w:ilvl="4" w:tplc="66DC8A82" w:tentative="1">
      <w:start w:val="1"/>
      <w:numFmt w:val="bullet"/>
      <w:lvlText w:val="•"/>
      <w:lvlJc w:val="left"/>
      <w:pPr>
        <w:tabs>
          <w:tab w:val="num" w:pos="3600"/>
        </w:tabs>
        <w:ind w:left="3600" w:hanging="360"/>
      </w:pPr>
      <w:rPr>
        <w:rFonts w:ascii="Arial" w:hAnsi="Arial" w:hint="default"/>
      </w:rPr>
    </w:lvl>
    <w:lvl w:ilvl="5" w:tplc="FF8C4880" w:tentative="1">
      <w:start w:val="1"/>
      <w:numFmt w:val="bullet"/>
      <w:lvlText w:val="•"/>
      <w:lvlJc w:val="left"/>
      <w:pPr>
        <w:tabs>
          <w:tab w:val="num" w:pos="4320"/>
        </w:tabs>
        <w:ind w:left="4320" w:hanging="360"/>
      </w:pPr>
      <w:rPr>
        <w:rFonts w:ascii="Arial" w:hAnsi="Arial" w:hint="default"/>
      </w:rPr>
    </w:lvl>
    <w:lvl w:ilvl="6" w:tplc="C4CEC98E" w:tentative="1">
      <w:start w:val="1"/>
      <w:numFmt w:val="bullet"/>
      <w:lvlText w:val="•"/>
      <w:lvlJc w:val="left"/>
      <w:pPr>
        <w:tabs>
          <w:tab w:val="num" w:pos="5040"/>
        </w:tabs>
        <w:ind w:left="5040" w:hanging="360"/>
      </w:pPr>
      <w:rPr>
        <w:rFonts w:ascii="Arial" w:hAnsi="Arial" w:hint="default"/>
      </w:rPr>
    </w:lvl>
    <w:lvl w:ilvl="7" w:tplc="EECA5100" w:tentative="1">
      <w:start w:val="1"/>
      <w:numFmt w:val="bullet"/>
      <w:lvlText w:val="•"/>
      <w:lvlJc w:val="left"/>
      <w:pPr>
        <w:tabs>
          <w:tab w:val="num" w:pos="5760"/>
        </w:tabs>
        <w:ind w:left="5760" w:hanging="360"/>
      </w:pPr>
      <w:rPr>
        <w:rFonts w:ascii="Arial" w:hAnsi="Arial" w:hint="default"/>
      </w:rPr>
    </w:lvl>
    <w:lvl w:ilvl="8" w:tplc="F8C8BD0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A3F23D1"/>
    <w:multiLevelType w:val="hybridMultilevel"/>
    <w:tmpl w:val="B5BEC69A"/>
    <w:lvl w:ilvl="0" w:tplc="469E98C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7A722D48"/>
    <w:multiLevelType w:val="hybridMultilevel"/>
    <w:tmpl w:val="C0B44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EEB598C"/>
    <w:multiLevelType w:val="hybridMultilevel"/>
    <w:tmpl w:val="14A453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5"/>
  </w:num>
  <w:num w:numId="2">
    <w:abstractNumId w:val="4"/>
  </w:num>
  <w:num w:numId="3">
    <w:abstractNumId w:val="6"/>
  </w:num>
  <w:num w:numId="4">
    <w:abstractNumId w:val="18"/>
  </w:num>
  <w:num w:numId="5">
    <w:abstractNumId w:val="34"/>
  </w:num>
  <w:num w:numId="6">
    <w:abstractNumId w:val="49"/>
  </w:num>
  <w:num w:numId="7">
    <w:abstractNumId w:val="33"/>
  </w:num>
  <w:num w:numId="8">
    <w:abstractNumId w:val="20"/>
  </w:num>
  <w:num w:numId="9">
    <w:abstractNumId w:val="13"/>
  </w:num>
  <w:num w:numId="10">
    <w:abstractNumId w:val="39"/>
  </w:num>
  <w:num w:numId="11">
    <w:abstractNumId w:val="23"/>
  </w:num>
  <w:num w:numId="12">
    <w:abstractNumId w:val="35"/>
  </w:num>
  <w:num w:numId="13">
    <w:abstractNumId w:val="31"/>
  </w:num>
  <w:num w:numId="14">
    <w:abstractNumId w:val="55"/>
  </w:num>
  <w:num w:numId="15">
    <w:abstractNumId w:val="53"/>
  </w:num>
  <w:num w:numId="16">
    <w:abstractNumId w:val="14"/>
  </w:num>
  <w:num w:numId="17">
    <w:abstractNumId w:val="30"/>
  </w:num>
  <w:num w:numId="18">
    <w:abstractNumId w:val="21"/>
  </w:num>
  <w:num w:numId="19">
    <w:abstractNumId w:val="41"/>
  </w:num>
  <w:num w:numId="20">
    <w:abstractNumId w:val="27"/>
  </w:num>
  <w:num w:numId="21">
    <w:abstractNumId w:val="42"/>
  </w:num>
  <w:num w:numId="22">
    <w:abstractNumId w:val="46"/>
  </w:num>
  <w:num w:numId="23">
    <w:abstractNumId w:val="38"/>
  </w:num>
  <w:num w:numId="24">
    <w:abstractNumId w:val="50"/>
  </w:num>
  <w:num w:numId="25">
    <w:abstractNumId w:val="0"/>
  </w:num>
  <w:num w:numId="26">
    <w:abstractNumId w:val="7"/>
  </w:num>
  <w:num w:numId="27">
    <w:abstractNumId w:val="54"/>
  </w:num>
  <w:num w:numId="28">
    <w:abstractNumId w:val="58"/>
  </w:num>
  <w:num w:numId="29">
    <w:abstractNumId w:val="52"/>
  </w:num>
  <w:num w:numId="30">
    <w:abstractNumId w:val="16"/>
  </w:num>
  <w:num w:numId="31">
    <w:abstractNumId w:val="9"/>
  </w:num>
  <w:num w:numId="32">
    <w:abstractNumId w:val="57"/>
  </w:num>
  <w:num w:numId="33">
    <w:abstractNumId w:val="15"/>
  </w:num>
  <w:num w:numId="34">
    <w:abstractNumId w:val="22"/>
  </w:num>
  <w:num w:numId="35">
    <w:abstractNumId w:val="32"/>
  </w:num>
  <w:num w:numId="36">
    <w:abstractNumId w:val="26"/>
  </w:num>
  <w:num w:numId="37">
    <w:abstractNumId w:val="19"/>
  </w:num>
  <w:num w:numId="38">
    <w:abstractNumId w:val="40"/>
  </w:num>
  <w:num w:numId="39">
    <w:abstractNumId w:val="56"/>
  </w:num>
  <w:num w:numId="40">
    <w:abstractNumId w:val="5"/>
  </w:num>
  <w:num w:numId="41">
    <w:abstractNumId w:val="36"/>
  </w:num>
  <w:num w:numId="42">
    <w:abstractNumId w:val="37"/>
  </w:num>
  <w:num w:numId="43">
    <w:abstractNumId w:val="11"/>
  </w:num>
  <w:num w:numId="44">
    <w:abstractNumId w:val="17"/>
  </w:num>
  <w:num w:numId="45">
    <w:abstractNumId w:val="1"/>
  </w:num>
  <w:num w:numId="46">
    <w:abstractNumId w:val="47"/>
  </w:num>
  <w:num w:numId="47">
    <w:abstractNumId w:val="12"/>
  </w:num>
  <w:num w:numId="48">
    <w:abstractNumId w:val="24"/>
  </w:num>
  <w:num w:numId="49">
    <w:abstractNumId w:val="28"/>
  </w:num>
  <w:num w:numId="50">
    <w:abstractNumId w:val="29"/>
  </w:num>
  <w:num w:numId="51">
    <w:abstractNumId w:val="8"/>
  </w:num>
  <w:num w:numId="52">
    <w:abstractNumId w:val="43"/>
  </w:num>
  <w:num w:numId="53">
    <w:abstractNumId w:val="51"/>
  </w:num>
  <w:num w:numId="54">
    <w:abstractNumId w:val="3"/>
  </w:num>
  <w:num w:numId="55">
    <w:abstractNumId w:val="2"/>
  </w:num>
  <w:num w:numId="56">
    <w:abstractNumId w:val="10"/>
  </w:num>
  <w:num w:numId="57">
    <w:abstractNumId w:val="48"/>
  </w:num>
  <w:num w:numId="58">
    <w:abstractNumId w:val="44"/>
  </w:num>
  <w:num w:numId="59">
    <w:abstractNumId w:val="2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216"/>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simon new&lt;/item&gt;&lt;/Libraries&gt;&lt;/Databases&gt;"/>
  </w:docVars>
  <w:rsids>
    <w:rsidRoot w:val="00757480"/>
    <w:rsid w:val="000011FE"/>
    <w:rsid w:val="00002A2D"/>
    <w:rsid w:val="00003262"/>
    <w:rsid w:val="00003B78"/>
    <w:rsid w:val="000047C8"/>
    <w:rsid w:val="0000491F"/>
    <w:rsid w:val="00004ADC"/>
    <w:rsid w:val="00004EA9"/>
    <w:rsid w:val="000050FF"/>
    <w:rsid w:val="00005723"/>
    <w:rsid w:val="00005966"/>
    <w:rsid w:val="00005B6E"/>
    <w:rsid w:val="000103CE"/>
    <w:rsid w:val="000107B3"/>
    <w:rsid w:val="0001203F"/>
    <w:rsid w:val="000133A6"/>
    <w:rsid w:val="000135C5"/>
    <w:rsid w:val="0001369A"/>
    <w:rsid w:val="000140D8"/>
    <w:rsid w:val="0001472C"/>
    <w:rsid w:val="00015919"/>
    <w:rsid w:val="000166FB"/>
    <w:rsid w:val="00017132"/>
    <w:rsid w:val="000207B2"/>
    <w:rsid w:val="00020CE8"/>
    <w:rsid w:val="000215B2"/>
    <w:rsid w:val="000215EC"/>
    <w:rsid w:val="00022051"/>
    <w:rsid w:val="000229EC"/>
    <w:rsid w:val="00024B21"/>
    <w:rsid w:val="0002541D"/>
    <w:rsid w:val="000256ED"/>
    <w:rsid w:val="000259E7"/>
    <w:rsid w:val="00026482"/>
    <w:rsid w:val="00027201"/>
    <w:rsid w:val="00030640"/>
    <w:rsid w:val="00030F14"/>
    <w:rsid w:val="00032723"/>
    <w:rsid w:val="000327C2"/>
    <w:rsid w:val="000341E8"/>
    <w:rsid w:val="000342DC"/>
    <w:rsid w:val="000344BA"/>
    <w:rsid w:val="00034A6C"/>
    <w:rsid w:val="0003686F"/>
    <w:rsid w:val="00036A65"/>
    <w:rsid w:val="000402A5"/>
    <w:rsid w:val="00041842"/>
    <w:rsid w:val="00041BF5"/>
    <w:rsid w:val="00041CE2"/>
    <w:rsid w:val="00043620"/>
    <w:rsid w:val="00043A57"/>
    <w:rsid w:val="00045948"/>
    <w:rsid w:val="000469AC"/>
    <w:rsid w:val="00051582"/>
    <w:rsid w:val="000519AD"/>
    <w:rsid w:val="00051B60"/>
    <w:rsid w:val="00051BCC"/>
    <w:rsid w:val="00052378"/>
    <w:rsid w:val="000558ED"/>
    <w:rsid w:val="00055A5B"/>
    <w:rsid w:val="00056433"/>
    <w:rsid w:val="0005646B"/>
    <w:rsid w:val="00056761"/>
    <w:rsid w:val="0005697F"/>
    <w:rsid w:val="00056AED"/>
    <w:rsid w:val="00056C54"/>
    <w:rsid w:val="000609DF"/>
    <w:rsid w:val="00060F7A"/>
    <w:rsid w:val="000616ED"/>
    <w:rsid w:val="00061C6C"/>
    <w:rsid w:val="00061EDA"/>
    <w:rsid w:val="000650DD"/>
    <w:rsid w:val="00066686"/>
    <w:rsid w:val="00067EB0"/>
    <w:rsid w:val="000702D9"/>
    <w:rsid w:val="000709C6"/>
    <w:rsid w:val="000723BF"/>
    <w:rsid w:val="00073F3D"/>
    <w:rsid w:val="00074F32"/>
    <w:rsid w:val="000767CF"/>
    <w:rsid w:val="00077B9E"/>
    <w:rsid w:val="00077F11"/>
    <w:rsid w:val="000800B4"/>
    <w:rsid w:val="0008026A"/>
    <w:rsid w:val="0008050A"/>
    <w:rsid w:val="00080D8D"/>
    <w:rsid w:val="00081AD3"/>
    <w:rsid w:val="00081E8C"/>
    <w:rsid w:val="000828B0"/>
    <w:rsid w:val="00082902"/>
    <w:rsid w:val="00084172"/>
    <w:rsid w:val="000852A3"/>
    <w:rsid w:val="00085C1D"/>
    <w:rsid w:val="000873A6"/>
    <w:rsid w:val="0009093E"/>
    <w:rsid w:val="00092960"/>
    <w:rsid w:val="00094A2A"/>
    <w:rsid w:val="00096853"/>
    <w:rsid w:val="00096D27"/>
    <w:rsid w:val="00097C91"/>
    <w:rsid w:val="000A0F69"/>
    <w:rsid w:val="000A1324"/>
    <w:rsid w:val="000A16B1"/>
    <w:rsid w:val="000A350C"/>
    <w:rsid w:val="000A4C6A"/>
    <w:rsid w:val="000A4F33"/>
    <w:rsid w:val="000A56BE"/>
    <w:rsid w:val="000A57B1"/>
    <w:rsid w:val="000A6088"/>
    <w:rsid w:val="000A65BC"/>
    <w:rsid w:val="000A6F12"/>
    <w:rsid w:val="000A73A6"/>
    <w:rsid w:val="000B2F48"/>
    <w:rsid w:val="000B3C9A"/>
    <w:rsid w:val="000B4EF2"/>
    <w:rsid w:val="000B4F98"/>
    <w:rsid w:val="000B60BA"/>
    <w:rsid w:val="000B661E"/>
    <w:rsid w:val="000B67F6"/>
    <w:rsid w:val="000B6A3F"/>
    <w:rsid w:val="000B6C6F"/>
    <w:rsid w:val="000C01A1"/>
    <w:rsid w:val="000C06DD"/>
    <w:rsid w:val="000C1AE9"/>
    <w:rsid w:val="000C4121"/>
    <w:rsid w:val="000C4288"/>
    <w:rsid w:val="000C481C"/>
    <w:rsid w:val="000C5126"/>
    <w:rsid w:val="000C6B47"/>
    <w:rsid w:val="000D0124"/>
    <w:rsid w:val="000D18D1"/>
    <w:rsid w:val="000D1CBF"/>
    <w:rsid w:val="000D2305"/>
    <w:rsid w:val="000D297C"/>
    <w:rsid w:val="000D33E2"/>
    <w:rsid w:val="000D39C0"/>
    <w:rsid w:val="000D4EF0"/>
    <w:rsid w:val="000D5401"/>
    <w:rsid w:val="000D54AD"/>
    <w:rsid w:val="000D5613"/>
    <w:rsid w:val="000D68D0"/>
    <w:rsid w:val="000D6A74"/>
    <w:rsid w:val="000D7A58"/>
    <w:rsid w:val="000D7E5E"/>
    <w:rsid w:val="000E0913"/>
    <w:rsid w:val="000E1151"/>
    <w:rsid w:val="000E1278"/>
    <w:rsid w:val="000E141F"/>
    <w:rsid w:val="000E1769"/>
    <w:rsid w:val="000E199D"/>
    <w:rsid w:val="000E2DE1"/>
    <w:rsid w:val="000E3872"/>
    <w:rsid w:val="000E3A3A"/>
    <w:rsid w:val="000E4A3E"/>
    <w:rsid w:val="000E4EF9"/>
    <w:rsid w:val="000E5807"/>
    <w:rsid w:val="000F10F9"/>
    <w:rsid w:val="000F2681"/>
    <w:rsid w:val="000F3F3E"/>
    <w:rsid w:val="000F48B8"/>
    <w:rsid w:val="000F4A49"/>
    <w:rsid w:val="000F699E"/>
    <w:rsid w:val="001005F0"/>
    <w:rsid w:val="001010C1"/>
    <w:rsid w:val="00101233"/>
    <w:rsid w:val="00101D02"/>
    <w:rsid w:val="00103BF1"/>
    <w:rsid w:val="00103C02"/>
    <w:rsid w:val="001054F0"/>
    <w:rsid w:val="00105504"/>
    <w:rsid w:val="00105E2C"/>
    <w:rsid w:val="00106399"/>
    <w:rsid w:val="00106976"/>
    <w:rsid w:val="001102CD"/>
    <w:rsid w:val="00112369"/>
    <w:rsid w:val="00112428"/>
    <w:rsid w:val="00116116"/>
    <w:rsid w:val="00116B27"/>
    <w:rsid w:val="00116F4C"/>
    <w:rsid w:val="00117277"/>
    <w:rsid w:val="00117715"/>
    <w:rsid w:val="001201D1"/>
    <w:rsid w:val="00121F91"/>
    <w:rsid w:val="0012228A"/>
    <w:rsid w:val="00122E7A"/>
    <w:rsid w:val="00123ED7"/>
    <w:rsid w:val="00124BA3"/>
    <w:rsid w:val="00124EAB"/>
    <w:rsid w:val="001257B5"/>
    <w:rsid w:val="00125EE7"/>
    <w:rsid w:val="00126D18"/>
    <w:rsid w:val="001272E9"/>
    <w:rsid w:val="00127870"/>
    <w:rsid w:val="0012794F"/>
    <w:rsid w:val="00130204"/>
    <w:rsid w:val="001311C3"/>
    <w:rsid w:val="00131E4F"/>
    <w:rsid w:val="00132723"/>
    <w:rsid w:val="001337C7"/>
    <w:rsid w:val="001338A6"/>
    <w:rsid w:val="00134324"/>
    <w:rsid w:val="001360DE"/>
    <w:rsid w:val="00137A62"/>
    <w:rsid w:val="001401D8"/>
    <w:rsid w:val="00141441"/>
    <w:rsid w:val="00141C72"/>
    <w:rsid w:val="001424CE"/>
    <w:rsid w:val="001429FE"/>
    <w:rsid w:val="001436D3"/>
    <w:rsid w:val="00144420"/>
    <w:rsid w:val="00144BEC"/>
    <w:rsid w:val="00145CD8"/>
    <w:rsid w:val="00147080"/>
    <w:rsid w:val="001475B6"/>
    <w:rsid w:val="0015025B"/>
    <w:rsid w:val="00151C3B"/>
    <w:rsid w:val="00152228"/>
    <w:rsid w:val="00152274"/>
    <w:rsid w:val="0015241B"/>
    <w:rsid w:val="001527B6"/>
    <w:rsid w:val="00152F44"/>
    <w:rsid w:val="0015332E"/>
    <w:rsid w:val="00153D38"/>
    <w:rsid w:val="00153E4C"/>
    <w:rsid w:val="00154CBD"/>
    <w:rsid w:val="00154F6E"/>
    <w:rsid w:val="00156978"/>
    <w:rsid w:val="0016082E"/>
    <w:rsid w:val="0016199F"/>
    <w:rsid w:val="00162440"/>
    <w:rsid w:val="001630E0"/>
    <w:rsid w:val="00163BB6"/>
    <w:rsid w:val="00165797"/>
    <w:rsid w:val="00165B6E"/>
    <w:rsid w:val="00165EFE"/>
    <w:rsid w:val="001660E4"/>
    <w:rsid w:val="001671A8"/>
    <w:rsid w:val="00167449"/>
    <w:rsid w:val="00171D66"/>
    <w:rsid w:val="00174CE6"/>
    <w:rsid w:val="001766A6"/>
    <w:rsid w:val="00177200"/>
    <w:rsid w:val="0017760D"/>
    <w:rsid w:val="00177D4A"/>
    <w:rsid w:val="0018047E"/>
    <w:rsid w:val="001815A4"/>
    <w:rsid w:val="00183360"/>
    <w:rsid w:val="00183CA7"/>
    <w:rsid w:val="00185AAA"/>
    <w:rsid w:val="00185B8C"/>
    <w:rsid w:val="001873E2"/>
    <w:rsid w:val="00187575"/>
    <w:rsid w:val="00187A4D"/>
    <w:rsid w:val="00192826"/>
    <w:rsid w:val="00192941"/>
    <w:rsid w:val="00193201"/>
    <w:rsid w:val="0019367D"/>
    <w:rsid w:val="00194A60"/>
    <w:rsid w:val="00195228"/>
    <w:rsid w:val="001956A1"/>
    <w:rsid w:val="001958F4"/>
    <w:rsid w:val="0019623F"/>
    <w:rsid w:val="001967F8"/>
    <w:rsid w:val="001978C5"/>
    <w:rsid w:val="001A009B"/>
    <w:rsid w:val="001A0674"/>
    <w:rsid w:val="001A2AB1"/>
    <w:rsid w:val="001A3665"/>
    <w:rsid w:val="001A3EEA"/>
    <w:rsid w:val="001A4145"/>
    <w:rsid w:val="001A524F"/>
    <w:rsid w:val="001A600E"/>
    <w:rsid w:val="001A6173"/>
    <w:rsid w:val="001A6792"/>
    <w:rsid w:val="001B0FD3"/>
    <w:rsid w:val="001B12E7"/>
    <w:rsid w:val="001B1959"/>
    <w:rsid w:val="001B1BC4"/>
    <w:rsid w:val="001B1DB8"/>
    <w:rsid w:val="001B2664"/>
    <w:rsid w:val="001B2E99"/>
    <w:rsid w:val="001B35C3"/>
    <w:rsid w:val="001B3AC0"/>
    <w:rsid w:val="001B3E15"/>
    <w:rsid w:val="001B465E"/>
    <w:rsid w:val="001B4A67"/>
    <w:rsid w:val="001B509B"/>
    <w:rsid w:val="001B52AF"/>
    <w:rsid w:val="001B7074"/>
    <w:rsid w:val="001C137E"/>
    <w:rsid w:val="001C1E0D"/>
    <w:rsid w:val="001C1EFC"/>
    <w:rsid w:val="001C2669"/>
    <w:rsid w:val="001C29F9"/>
    <w:rsid w:val="001C2EAE"/>
    <w:rsid w:val="001C454B"/>
    <w:rsid w:val="001C4B9A"/>
    <w:rsid w:val="001C4C2A"/>
    <w:rsid w:val="001C5CA7"/>
    <w:rsid w:val="001C6377"/>
    <w:rsid w:val="001C6624"/>
    <w:rsid w:val="001C6F27"/>
    <w:rsid w:val="001C7D34"/>
    <w:rsid w:val="001D0481"/>
    <w:rsid w:val="001D0E94"/>
    <w:rsid w:val="001D1E50"/>
    <w:rsid w:val="001D2592"/>
    <w:rsid w:val="001D3330"/>
    <w:rsid w:val="001D45A6"/>
    <w:rsid w:val="001D4A90"/>
    <w:rsid w:val="001D7DB8"/>
    <w:rsid w:val="001E054D"/>
    <w:rsid w:val="001E406B"/>
    <w:rsid w:val="001E4B31"/>
    <w:rsid w:val="001E4DBB"/>
    <w:rsid w:val="001E5726"/>
    <w:rsid w:val="001E58E9"/>
    <w:rsid w:val="001E5FA2"/>
    <w:rsid w:val="001E7616"/>
    <w:rsid w:val="001F1D06"/>
    <w:rsid w:val="001F2B5D"/>
    <w:rsid w:val="001F2E81"/>
    <w:rsid w:val="001F2FF6"/>
    <w:rsid w:val="001F346B"/>
    <w:rsid w:val="001F4C55"/>
    <w:rsid w:val="001F57C5"/>
    <w:rsid w:val="001F76A4"/>
    <w:rsid w:val="00200453"/>
    <w:rsid w:val="00200C5C"/>
    <w:rsid w:val="002013B1"/>
    <w:rsid w:val="00201C04"/>
    <w:rsid w:val="00201D80"/>
    <w:rsid w:val="00203CEE"/>
    <w:rsid w:val="002040E5"/>
    <w:rsid w:val="0020424F"/>
    <w:rsid w:val="00204763"/>
    <w:rsid w:val="00204FDF"/>
    <w:rsid w:val="0020559D"/>
    <w:rsid w:val="0020613D"/>
    <w:rsid w:val="002068C0"/>
    <w:rsid w:val="002068EB"/>
    <w:rsid w:val="0020708C"/>
    <w:rsid w:val="002073E9"/>
    <w:rsid w:val="00207EFD"/>
    <w:rsid w:val="0021022A"/>
    <w:rsid w:val="00210BCF"/>
    <w:rsid w:val="00211DC3"/>
    <w:rsid w:val="00212054"/>
    <w:rsid w:val="00212958"/>
    <w:rsid w:val="0021569D"/>
    <w:rsid w:val="002166F6"/>
    <w:rsid w:val="00216AC5"/>
    <w:rsid w:val="00217487"/>
    <w:rsid w:val="0021772B"/>
    <w:rsid w:val="002178FF"/>
    <w:rsid w:val="00220163"/>
    <w:rsid w:val="0022117B"/>
    <w:rsid w:val="00222056"/>
    <w:rsid w:val="0022278A"/>
    <w:rsid w:val="00223CD5"/>
    <w:rsid w:val="00223E74"/>
    <w:rsid w:val="00224914"/>
    <w:rsid w:val="0022552F"/>
    <w:rsid w:val="0022682B"/>
    <w:rsid w:val="0023061A"/>
    <w:rsid w:val="002323E4"/>
    <w:rsid w:val="00232B1B"/>
    <w:rsid w:val="00233145"/>
    <w:rsid w:val="00233D38"/>
    <w:rsid w:val="00234054"/>
    <w:rsid w:val="0023435E"/>
    <w:rsid w:val="002347E0"/>
    <w:rsid w:val="002349EE"/>
    <w:rsid w:val="00235710"/>
    <w:rsid w:val="00235752"/>
    <w:rsid w:val="00235DDF"/>
    <w:rsid w:val="00236E89"/>
    <w:rsid w:val="00237BB9"/>
    <w:rsid w:val="00237E9E"/>
    <w:rsid w:val="00240CBE"/>
    <w:rsid w:val="00240E2B"/>
    <w:rsid w:val="002416E8"/>
    <w:rsid w:val="00242674"/>
    <w:rsid w:val="002427FF"/>
    <w:rsid w:val="00242DB9"/>
    <w:rsid w:val="00243316"/>
    <w:rsid w:val="00243944"/>
    <w:rsid w:val="00243A1F"/>
    <w:rsid w:val="0024467F"/>
    <w:rsid w:val="002476F4"/>
    <w:rsid w:val="00250C55"/>
    <w:rsid w:val="00254058"/>
    <w:rsid w:val="00254447"/>
    <w:rsid w:val="0025468C"/>
    <w:rsid w:val="00254BDB"/>
    <w:rsid w:val="002564D1"/>
    <w:rsid w:val="00257022"/>
    <w:rsid w:val="002575D0"/>
    <w:rsid w:val="00257FD5"/>
    <w:rsid w:val="00260BE7"/>
    <w:rsid w:val="00262BB7"/>
    <w:rsid w:val="00262D61"/>
    <w:rsid w:val="00263292"/>
    <w:rsid w:val="002647B9"/>
    <w:rsid w:val="002651C0"/>
    <w:rsid w:val="00266179"/>
    <w:rsid w:val="0026630B"/>
    <w:rsid w:val="00266E29"/>
    <w:rsid w:val="00267527"/>
    <w:rsid w:val="00270D9F"/>
    <w:rsid w:val="00272130"/>
    <w:rsid w:val="002751CD"/>
    <w:rsid w:val="00276009"/>
    <w:rsid w:val="00276BBF"/>
    <w:rsid w:val="00277D99"/>
    <w:rsid w:val="00277E5D"/>
    <w:rsid w:val="002801B7"/>
    <w:rsid w:val="002808C3"/>
    <w:rsid w:val="00280A1D"/>
    <w:rsid w:val="002813B3"/>
    <w:rsid w:val="002818B5"/>
    <w:rsid w:val="00282FF4"/>
    <w:rsid w:val="00283108"/>
    <w:rsid w:val="00283322"/>
    <w:rsid w:val="002851D8"/>
    <w:rsid w:val="00286D48"/>
    <w:rsid w:val="002877F3"/>
    <w:rsid w:val="00287B86"/>
    <w:rsid w:val="00287C40"/>
    <w:rsid w:val="00287E84"/>
    <w:rsid w:val="00290EC3"/>
    <w:rsid w:val="0029117E"/>
    <w:rsid w:val="0029148A"/>
    <w:rsid w:val="00291E8A"/>
    <w:rsid w:val="00291F42"/>
    <w:rsid w:val="0029242D"/>
    <w:rsid w:val="00292AA3"/>
    <w:rsid w:val="00292E8A"/>
    <w:rsid w:val="0029343F"/>
    <w:rsid w:val="00293DEA"/>
    <w:rsid w:val="00293F8F"/>
    <w:rsid w:val="00294B5E"/>
    <w:rsid w:val="00295514"/>
    <w:rsid w:val="002958D7"/>
    <w:rsid w:val="00297422"/>
    <w:rsid w:val="00297A38"/>
    <w:rsid w:val="002A10F4"/>
    <w:rsid w:val="002A13CD"/>
    <w:rsid w:val="002A2B91"/>
    <w:rsid w:val="002A2C0C"/>
    <w:rsid w:val="002A3527"/>
    <w:rsid w:val="002A3BB5"/>
    <w:rsid w:val="002A4AD7"/>
    <w:rsid w:val="002A5555"/>
    <w:rsid w:val="002A6815"/>
    <w:rsid w:val="002A6830"/>
    <w:rsid w:val="002A685C"/>
    <w:rsid w:val="002A7297"/>
    <w:rsid w:val="002A7EFA"/>
    <w:rsid w:val="002B0C86"/>
    <w:rsid w:val="002B0E17"/>
    <w:rsid w:val="002B1DFB"/>
    <w:rsid w:val="002B1E11"/>
    <w:rsid w:val="002B224A"/>
    <w:rsid w:val="002B3BF9"/>
    <w:rsid w:val="002B4D05"/>
    <w:rsid w:val="002B6664"/>
    <w:rsid w:val="002B6873"/>
    <w:rsid w:val="002B6AB0"/>
    <w:rsid w:val="002C161D"/>
    <w:rsid w:val="002C2483"/>
    <w:rsid w:val="002C37B8"/>
    <w:rsid w:val="002C4A64"/>
    <w:rsid w:val="002C505A"/>
    <w:rsid w:val="002C5CC9"/>
    <w:rsid w:val="002C630D"/>
    <w:rsid w:val="002C6C12"/>
    <w:rsid w:val="002C7845"/>
    <w:rsid w:val="002D250F"/>
    <w:rsid w:val="002D4871"/>
    <w:rsid w:val="002D53BE"/>
    <w:rsid w:val="002D56B4"/>
    <w:rsid w:val="002D5798"/>
    <w:rsid w:val="002D6040"/>
    <w:rsid w:val="002D75E5"/>
    <w:rsid w:val="002D7865"/>
    <w:rsid w:val="002E131D"/>
    <w:rsid w:val="002E158A"/>
    <w:rsid w:val="002E41CB"/>
    <w:rsid w:val="002E4EA3"/>
    <w:rsid w:val="002E629B"/>
    <w:rsid w:val="002E6895"/>
    <w:rsid w:val="002F0C0F"/>
    <w:rsid w:val="002F0C92"/>
    <w:rsid w:val="002F13D7"/>
    <w:rsid w:val="002F160C"/>
    <w:rsid w:val="002F218C"/>
    <w:rsid w:val="002F3310"/>
    <w:rsid w:val="002F3561"/>
    <w:rsid w:val="002F5555"/>
    <w:rsid w:val="002F5912"/>
    <w:rsid w:val="002F5BA0"/>
    <w:rsid w:val="002F5F3F"/>
    <w:rsid w:val="002F6467"/>
    <w:rsid w:val="002F6C58"/>
    <w:rsid w:val="002F6D25"/>
    <w:rsid w:val="003018EB"/>
    <w:rsid w:val="00301A48"/>
    <w:rsid w:val="00301F85"/>
    <w:rsid w:val="00302450"/>
    <w:rsid w:val="003031ED"/>
    <w:rsid w:val="003048E1"/>
    <w:rsid w:val="00304BFA"/>
    <w:rsid w:val="00305F65"/>
    <w:rsid w:val="00306F50"/>
    <w:rsid w:val="0030795C"/>
    <w:rsid w:val="003106D2"/>
    <w:rsid w:val="00311050"/>
    <w:rsid w:val="00311E6C"/>
    <w:rsid w:val="00312058"/>
    <w:rsid w:val="00313AA1"/>
    <w:rsid w:val="00313F48"/>
    <w:rsid w:val="003141C3"/>
    <w:rsid w:val="003147FC"/>
    <w:rsid w:val="00315953"/>
    <w:rsid w:val="0031604F"/>
    <w:rsid w:val="00321504"/>
    <w:rsid w:val="00321D2B"/>
    <w:rsid w:val="00321DF6"/>
    <w:rsid w:val="003230D8"/>
    <w:rsid w:val="003236C5"/>
    <w:rsid w:val="00324521"/>
    <w:rsid w:val="00324B36"/>
    <w:rsid w:val="0032543B"/>
    <w:rsid w:val="003259CD"/>
    <w:rsid w:val="00326143"/>
    <w:rsid w:val="00327465"/>
    <w:rsid w:val="00327793"/>
    <w:rsid w:val="003279CC"/>
    <w:rsid w:val="00327A13"/>
    <w:rsid w:val="00327D6C"/>
    <w:rsid w:val="00327E80"/>
    <w:rsid w:val="00330424"/>
    <w:rsid w:val="00330609"/>
    <w:rsid w:val="0033154A"/>
    <w:rsid w:val="0033195B"/>
    <w:rsid w:val="00332FB6"/>
    <w:rsid w:val="00333826"/>
    <w:rsid w:val="00334207"/>
    <w:rsid w:val="0033457B"/>
    <w:rsid w:val="00334593"/>
    <w:rsid w:val="00334BB7"/>
    <w:rsid w:val="00334EE1"/>
    <w:rsid w:val="00335818"/>
    <w:rsid w:val="0033611D"/>
    <w:rsid w:val="003401F0"/>
    <w:rsid w:val="00340C13"/>
    <w:rsid w:val="00340DAD"/>
    <w:rsid w:val="00340F2D"/>
    <w:rsid w:val="00341582"/>
    <w:rsid w:val="003416E9"/>
    <w:rsid w:val="00344680"/>
    <w:rsid w:val="00345144"/>
    <w:rsid w:val="0034627C"/>
    <w:rsid w:val="003468AF"/>
    <w:rsid w:val="00346C95"/>
    <w:rsid w:val="00347F01"/>
    <w:rsid w:val="00353576"/>
    <w:rsid w:val="003535FD"/>
    <w:rsid w:val="00354081"/>
    <w:rsid w:val="00360FAA"/>
    <w:rsid w:val="00361208"/>
    <w:rsid w:val="0036143F"/>
    <w:rsid w:val="00361701"/>
    <w:rsid w:val="0036170F"/>
    <w:rsid w:val="003625A9"/>
    <w:rsid w:val="0036320A"/>
    <w:rsid w:val="0036341D"/>
    <w:rsid w:val="00363667"/>
    <w:rsid w:val="003642FA"/>
    <w:rsid w:val="00364ECE"/>
    <w:rsid w:val="0036562F"/>
    <w:rsid w:val="00365DEE"/>
    <w:rsid w:val="00365E23"/>
    <w:rsid w:val="00367826"/>
    <w:rsid w:val="00367916"/>
    <w:rsid w:val="00370572"/>
    <w:rsid w:val="00370810"/>
    <w:rsid w:val="00370CE4"/>
    <w:rsid w:val="00370FBE"/>
    <w:rsid w:val="00371517"/>
    <w:rsid w:val="00371962"/>
    <w:rsid w:val="003728F8"/>
    <w:rsid w:val="00374B21"/>
    <w:rsid w:val="00375628"/>
    <w:rsid w:val="0037578B"/>
    <w:rsid w:val="0037703D"/>
    <w:rsid w:val="0037733B"/>
    <w:rsid w:val="00380F4A"/>
    <w:rsid w:val="00381A5B"/>
    <w:rsid w:val="00381F6A"/>
    <w:rsid w:val="003821BD"/>
    <w:rsid w:val="00382FC5"/>
    <w:rsid w:val="00383C83"/>
    <w:rsid w:val="0038489C"/>
    <w:rsid w:val="003857EE"/>
    <w:rsid w:val="00385B9B"/>
    <w:rsid w:val="0038692E"/>
    <w:rsid w:val="00386FFC"/>
    <w:rsid w:val="00387C57"/>
    <w:rsid w:val="0039096D"/>
    <w:rsid w:val="00390A5D"/>
    <w:rsid w:val="0039102C"/>
    <w:rsid w:val="00391690"/>
    <w:rsid w:val="00391DB9"/>
    <w:rsid w:val="00392DF8"/>
    <w:rsid w:val="00395378"/>
    <w:rsid w:val="0039636C"/>
    <w:rsid w:val="003972B0"/>
    <w:rsid w:val="003A03FA"/>
    <w:rsid w:val="003A0424"/>
    <w:rsid w:val="003A1557"/>
    <w:rsid w:val="003A3E36"/>
    <w:rsid w:val="003A48B7"/>
    <w:rsid w:val="003A4947"/>
    <w:rsid w:val="003A4F0E"/>
    <w:rsid w:val="003A5FDD"/>
    <w:rsid w:val="003A60C7"/>
    <w:rsid w:val="003A7682"/>
    <w:rsid w:val="003A76B2"/>
    <w:rsid w:val="003A78E1"/>
    <w:rsid w:val="003B0625"/>
    <w:rsid w:val="003B0C81"/>
    <w:rsid w:val="003B0F94"/>
    <w:rsid w:val="003B2FE8"/>
    <w:rsid w:val="003B36DC"/>
    <w:rsid w:val="003B385D"/>
    <w:rsid w:val="003B503A"/>
    <w:rsid w:val="003B58A7"/>
    <w:rsid w:val="003B76F0"/>
    <w:rsid w:val="003B7814"/>
    <w:rsid w:val="003C048A"/>
    <w:rsid w:val="003C0550"/>
    <w:rsid w:val="003C08D9"/>
    <w:rsid w:val="003C1768"/>
    <w:rsid w:val="003C24D4"/>
    <w:rsid w:val="003C2870"/>
    <w:rsid w:val="003C2CA7"/>
    <w:rsid w:val="003C3416"/>
    <w:rsid w:val="003C3863"/>
    <w:rsid w:val="003C46C4"/>
    <w:rsid w:val="003C4868"/>
    <w:rsid w:val="003C54FE"/>
    <w:rsid w:val="003C56B5"/>
    <w:rsid w:val="003C5880"/>
    <w:rsid w:val="003C64C2"/>
    <w:rsid w:val="003C7574"/>
    <w:rsid w:val="003C7601"/>
    <w:rsid w:val="003D09BA"/>
    <w:rsid w:val="003D133A"/>
    <w:rsid w:val="003D14DC"/>
    <w:rsid w:val="003D1B49"/>
    <w:rsid w:val="003D3273"/>
    <w:rsid w:val="003D3A52"/>
    <w:rsid w:val="003D3FF3"/>
    <w:rsid w:val="003D4714"/>
    <w:rsid w:val="003D4727"/>
    <w:rsid w:val="003D58D8"/>
    <w:rsid w:val="003D5A20"/>
    <w:rsid w:val="003D5E0B"/>
    <w:rsid w:val="003D5EAB"/>
    <w:rsid w:val="003D62A6"/>
    <w:rsid w:val="003D6817"/>
    <w:rsid w:val="003D69CC"/>
    <w:rsid w:val="003D6D33"/>
    <w:rsid w:val="003D7A84"/>
    <w:rsid w:val="003D7E34"/>
    <w:rsid w:val="003E09E9"/>
    <w:rsid w:val="003E16C3"/>
    <w:rsid w:val="003E1FEE"/>
    <w:rsid w:val="003E68FA"/>
    <w:rsid w:val="003E7823"/>
    <w:rsid w:val="003E7AFC"/>
    <w:rsid w:val="003F097F"/>
    <w:rsid w:val="003F1C13"/>
    <w:rsid w:val="003F2669"/>
    <w:rsid w:val="003F55C9"/>
    <w:rsid w:val="00400CA3"/>
    <w:rsid w:val="00401B68"/>
    <w:rsid w:val="00402268"/>
    <w:rsid w:val="004026C2"/>
    <w:rsid w:val="00403BF6"/>
    <w:rsid w:val="00403C15"/>
    <w:rsid w:val="0040494D"/>
    <w:rsid w:val="00405C90"/>
    <w:rsid w:val="004072C6"/>
    <w:rsid w:val="00410A3A"/>
    <w:rsid w:val="00411F3D"/>
    <w:rsid w:val="004121EB"/>
    <w:rsid w:val="00412BF1"/>
    <w:rsid w:val="00413765"/>
    <w:rsid w:val="00413A31"/>
    <w:rsid w:val="00414BF1"/>
    <w:rsid w:val="00415186"/>
    <w:rsid w:val="004157E5"/>
    <w:rsid w:val="00416494"/>
    <w:rsid w:val="004167A9"/>
    <w:rsid w:val="00417E1E"/>
    <w:rsid w:val="00420E8C"/>
    <w:rsid w:val="00421709"/>
    <w:rsid w:val="00422228"/>
    <w:rsid w:val="0042255B"/>
    <w:rsid w:val="00424E06"/>
    <w:rsid w:val="0042501F"/>
    <w:rsid w:val="004255F3"/>
    <w:rsid w:val="00425CD8"/>
    <w:rsid w:val="00427317"/>
    <w:rsid w:val="00427E36"/>
    <w:rsid w:val="004309DA"/>
    <w:rsid w:val="00431F50"/>
    <w:rsid w:val="00432B6B"/>
    <w:rsid w:val="00433D76"/>
    <w:rsid w:val="00433D7C"/>
    <w:rsid w:val="00434376"/>
    <w:rsid w:val="00436689"/>
    <w:rsid w:val="00436FF1"/>
    <w:rsid w:val="00437916"/>
    <w:rsid w:val="00440C7C"/>
    <w:rsid w:val="00440F64"/>
    <w:rsid w:val="00444F27"/>
    <w:rsid w:val="0044562E"/>
    <w:rsid w:val="004463D7"/>
    <w:rsid w:val="004529B8"/>
    <w:rsid w:val="0045311A"/>
    <w:rsid w:val="0045495B"/>
    <w:rsid w:val="004549AD"/>
    <w:rsid w:val="00456CD7"/>
    <w:rsid w:val="004579D3"/>
    <w:rsid w:val="004608BF"/>
    <w:rsid w:val="00460FDA"/>
    <w:rsid w:val="00460FE3"/>
    <w:rsid w:val="00461789"/>
    <w:rsid w:val="00461DE2"/>
    <w:rsid w:val="004642AA"/>
    <w:rsid w:val="0046570D"/>
    <w:rsid w:val="00465770"/>
    <w:rsid w:val="00465A57"/>
    <w:rsid w:val="004702E1"/>
    <w:rsid w:val="00470E0C"/>
    <w:rsid w:val="00471C88"/>
    <w:rsid w:val="00473175"/>
    <w:rsid w:val="00473C1D"/>
    <w:rsid w:val="0047449C"/>
    <w:rsid w:val="00474E77"/>
    <w:rsid w:val="00475051"/>
    <w:rsid w:val="004757AA"/>
    <w:rsid w:val="00476129"/>
    <w:rsid w:val="0047680A"/>
    <w:rsid w:val="004769AA"/>
    <w:rsid w:val="00480A20"/>
    <w:rsid w:val="00481DF4"/>
    <w:rsid w:val="00481E85"/>
    <w:rsid w:val="0048200E"/>
    <w:rsid w:val="00482465"/>
    <w:rsid w:val="00482ACF"/>
    <w:rsid w:val="00482B9A"/>
    <w:rsid w:val="00482D56"/>
    <w:rsid w:val="00482F72"/>
    <w:rsid w:val="00484131"/>
    <w:rsid w:val="00484323"/>
    <w:rsid w:val="00485D22"/>
    <w:rsid w:val="00485D59"/>
    <w:rsid w:val="00486F77"/>
    <w:rsid w:val="004875A6"/>
    <w:rsid w:val="00487D45"/>
    <w:rsid w:val="00490307"/>
    <w:rsid w:val="00492910"/>
    <w:rsid w:val="00493B80"/>
    <w:rsid w:val="00494919"/>
    <w:rsid w:val="0049556B"/>
    <w:rsid w:val="00495814"/>
    <w:rsid w:val="0049586A"/>
    <w:rsid w:val="00497C1D"/>
    <w:rsid w:val="00497EA5"/>
    <w:rsid w:val="004A34FF"/>
    <w:rsid w:val="004A3BE1"/>
    <w:rsid w:val="004A68B1"/>
    <w:rsid w:val="004A6B23"/>
    <w:rsid w:val="004B06B9"/>
    <w:rsid w:val="004B08D0"/>
    <w:rsid w:val="004B1D05"/>
    <w:rsid w:val="004B2590"/>
    <w:rsid w:val="004B27E5"/>
    <w:rsid w:val="004B2A91"/>
    <w:rsid w:val="004B3646"/>
    <w:rsid w:val="004B39CB"/>
    <w:rsid w:val="004B517F"/>
    <w:rsid w:val="004B77F1"/>
    <w:rsid w:val="004C04AC"/>
    <w:rsid w:val="004C055E"/>
    <w:rsid w:val="004C122B"/>
    <w:rsid w:val="004C13EF"/>
    <w:rsid w:val="004C203D"/>
    <w:rsid w:val="004C2115"/>
    <w:rsid w:val="004C3528"/>
    <w:rsid w:val="004C4545"/>
    <w:rsid w:val="004C5A59"/>
    <w:rsid w:val="004C5F9B"/>
    <w:rsid w:val="004C7230"/>
    <w:rsid w:val="004C740C"/>
    <w:rsid w:val="004C7623"/>
    <w:rsid w:val="004C7F03"/>
    <w:rsid w:val="004D05E5"/>
    <w:rsid w:val="004D0647"/>
    <w:rsid w:val="004D4801"/>
    <w:rsid w:val="004D489D"/>
    <w:rsid w:val="004D4B51"/>
    <w:rsid w:val="004D63EF"/>
    <w:rsid w:val="004E0B60"/>
    <w:rsid w:val="004E0DF0"/>
    <w:rsid w:val="004E1A07"/>
    <w:rsid w:val="004E1FFD"/>
    <w:rsid w:val="004E27F2"/>
    <w:rsid w:val="004E288C"/>
    <w:rsid w:val="004E2F4C"/>
    <w:rsid w:val="004E34DB"/>
    <w:rsid w:val="004E3E47"/>
    <w:rsid w:val="004E467F"/>
    <w:rsid w:val="004E4BFA"/>
    <w:rsid w:val="004E5F94"/>
    <w:rsid w:val="004E7ECC"/>
    <w:rsid w:val="004F0683"/>
    <w:rsid w:val="004F0726"/>
    <w:rsid w:val="004F084A"/>
    <w:rsid w:val="004F2D49"/>
    <w:rsid w:val="004F33EB"/>
    <w:rsid w:val="004F3DBD"/>
    <w:rsid w:val="004F4CED"/>
    <w:rsid w:val="004F67C0"/>
    <w:rsid w:val="0050140F"/>
    <w:rsid w:val="005029D4"/>
    <w:rsid w:val="00502EA9"/>
    <w:rsid w:val="00502EBD"/>
    <w:rsid w:val="00502F38"/>
    <w:rsid w:val="005035F8"/>
    <w:rsid w:val="00504146"/>
    <w:rsid w:val="00504DAD"/>
    <w:rsid w:val="00504E8C"/>
    <w:rsid w:val="00506224"/>
    <w:rsid w:val="00507609"/>
    <w:rsid w:val="005111B4"/>
    <w:rsid w:val="00511914"/>
    <w:rsid w:val="00511DB2"/>
    <w:rsid w:val="00512E2C"/>
    <w:rsid w:val="0051428C"/>
    <w:rsid w:val="0051799C"/>
    <w:rsid w:val="0051799D"/>
    <w:rsid w:val="00521914"/>
    <w:rsid w:val="005228F9"/>
    <w:rsid w:val="00522D41"/>
    <w:rsid w:val="00522DD1"/>
    <w:rsid w:val="00522E48"/>
    <w:rsid w:val="005236F6"/>
    <w:rsid w:val="00523DBD"/>
    <w:rsid w:val="005242B3"/>
    <w:rsid w:val="00525357"/>
    <w:rsid w:val="00527F3E"/>
    <w:rsid w:val="0053029C"/>
    <w:rsid w:val="005302D7"/>
    <w:rsid w:val="005312B8"/>
    <w:rsid w:val="0053151E"/>
    <w:rsid w:val="00531864"/>
    <w:rsid w:val="0053277C"/>
    <w:rsid w:val="005327A2"/>
    <w:rsid w:val="005329F4"/>
    <w:rsid w:val="00534AA0"/>
    <w:rsid w:val="00535A5C"/>
    <w:rsid w:val="00535C49"/>
    <w:rsid w:val="00535FAF"/>
    <w:rsid w:val="005360D2"/>
    <w:rsid w:val="00536DE4"/>
    <w:rsid w:val="00541ABC"/>
    <w:rsid w:val="00541EA4"/>
    <w:rsid w:val="005446A3"/>
    <w:rsid w:val="00544A98"/>
    <w:rsid w:val="00544BA4"/>
    <w:rsid w:val="005455FE"/>
    <w:rsid w:val="0054623C"/>
    <w:rsid w:val="005472B2"/>
    <w:rsid w:val="005478B6"/>
    <w:rsid w:val="00547E24"/>
    <w:rsid w:val="0055001E"/>
    <w:rsid w:val="00550D40"/>
    <w:rsid w:val="0055236B"/>
    <w:rsid w:val="00553EAB"/>
    <w:rsid w:val="00553FD6"/>
    <w:rsid w:val="00555A06"/>
    <w:rsid w:val="0055633F"/>
    <w:rsid w:val="00556AE8"/>
    <w:rsid w:val="0055763F"/>
    <w:rsid w:val="00557869"/>
    <w:rsid w:val="00560B06"/>
    <w:rsid w:val="005611ED"/>
    <w:rsid w:val="005615D7"/>
    <w:rsid w:val="005622A0"/>
    <w:rsid w:val="00564985"/>
    <w:rsid w:val="00564B83"/>
    <w:rsid w:val="0056525B"/>
    <w:rsid w:val="00565978"/>
    <w:rsid w:val="00567425"/>
    <w:rsid w:val="0057041A"/>
    <w:rsid w:val="00570614"/>
    <w:rsid w:val="00571E52"/>
    <w:rsid w:val="0057241D"/>
    <w:rsid w:val="00572B4B"/>
    <w:rsid w:val="00572B79"/>
    <w:rsid w:val="00572B96"/>
    <w:rsid w:val="005737D4"/>
    <w:rsid w:val="00573FEA"/>
    <w:rsid w:val="005751C1"/>
    <w:rsid w:val="0057543C"/>
    <w:rsid w:val="00576B91"/>
    <w:rsid w:val="005778E5"/>
    <w:rsid w:val="00580340"/>
    <w:rsid w:val="00580935"/>
    <w:rsid w:val="00581034"/>
    <w:rsid w:val="0058109E"/>
    <w:rsid w:val="005817FC"/>
    <w:rsid w:val="00586E67"/>
    <w:rsid w:val="005870BC"/>
    <w:rsid w:val="00587DB2"/>
    <w:rsid w:val="0059107E"/>
    <w:rsid w:val="0059113D"/>
    <w:rsid w:val="00591365"/>
    <w:rsid w:val="005929C5"/>
    <w:rsid w:val="00594163"/>
    <w:rsid w:val="00597BD4"/>
    <w:rsid w:val="005A0746"/>
    <w:rsid w:val="005A0C07"/>
    <w:rsid w:val="005A18C2"/>
    <w:rsid w:val="005A19EC"/>
    <w:rsid w:val="005A1B93"/>
    <w:rsid w:val="005A1B99"/>
    <w:rsid w:val="005A2DEF"/>
    <w:rsid w:val="005A3149"/>
    <w:rsid w:val="005A3820"/>
    <w:rsid w:val="005A3CFF"/>
    <w:rsid w:val="005A5136"/>
    <w:rsid w:val="005A63BD"/>
    <w:rsid w:val="005A6CFF"/>
    <w:rsid w:val="005A799B"/>
    <w:rsid w:val="005A7A61"/>
    <w:rsid w:val="005B506B"/>
    <w:rsid w:val="005B51F5"/>
    <w:rsid w:val="005B5511"/>
    <w:rsid w:val="005B605F"/>
    <w:rsid w:val="005B65F5"/>
    <w:rsid w:val="005B6EB9"/>
    <w:rsid w:val="005B71A7"/>
    <w:rsid w:val="005C0472"/>
    <w:rsid w:val="005C2724"/>
    <w:rsid w:val="005C3B81"/>
    <w:rsid w:val="005C6031"/>
    <w:rsid w:val="005C623B"/>
    <w:rsid w:val="005D0AE7"/>
    <w:rsid w:val="005D1629"/>
    <w:rsid w:val="005D1A93"/>
    <w:rsid w:val="005D209A"/>
    <w:rsid w:val="005D3C5A"/>
    <w:rsid w:val="005D4CA0"/>
    <w:rsid w:val="005D5EE3"/>
    <w:rsid w:val="005D67D9"/>
    <w:rsid w:val="005D7562"/>
    <w:rsid w:val="005D7613"/>
    <w:rsid w:val="005E1CAD"/>
    <w:rsid w:val="005E34AF"/>
    <w:rsid w:val="005E37CE"/>
    <w:rsid w:val="005E777D"/>
    <w:rsid w:val="005F0122"/>
    <w:rsid w:val="005F0475"/>
    <w:rsid w:val="005F0B92"/>
    <w:rsid w:val="005F1888"/>
    <w:rsid w:val="005F2FB3"/>
    <w:rsid w:val="005F41AB"/>
    <w:rsid w:val="005F4F6E"/>
    <w:rsid w:val="005F509A"/>
    <w:rsid w:val="005F54EC"/>
    <w:rsid w:val="005F604A"/>
    <w:rsid w:val="005F673F"/>
    <w:rsid w:val="005F67B7"/>
    <w:rsid w:val="005F71AD"/>
    <w:rsid w:val="005F7458"/>
    <w:rsid w:val="00601D1D"/>
    <w:rsid w:val="00601FF7"/>
    <w:rsid w:val="0060259A"/>
    <w:rsid w:val="00603D67"/>
    <w:rsid w:val="00605061"/>
    <w:rsid w:val="00606AEC"/>
    <w:rsid w:val="00607072"/>
    <w:rsid w:val="00607104"/>
    <w:rsid w:val="00607A40"/>
    <w:rsid w:val="00607C37"/>
    <w:rsid w:val="00610BD4"/>
    <w:rsid w:val="00611823"/>
    <w:rsid w:val="00612217"/>
    <w:rsid w:val="0061409D"/>
    <w:rsid w:val="00614D13"/>
    <w:rsid w:val="00615A1F"/>
    <w:rsid w:val="006161FC"/>
    <w:rsid w:val="00616D80"/>
    <w:rsid w:val="00617CBC"/>
    <w:rsid w:val="00617D88"/>
    <w:rsid w:val="006201DE"/>
    <w:rsid w:val="00623830"/>
    <w:rsid w:val="0062525B"/>
    <w:rsid w:val="00626192"/>
    <w:rsid w:val="00627F67"/>
    <w:rsid w:val="006304A0"/>
    <w:rsid w:val="0063092E"/>
    <w:rsid w:val="0063140A"/>
    <w:rsid w:val="00631B36"/>
    <w:rsid w:val="00632686"/>
    <w:rsid w:val="00632918"/>
    <w:rsid w:val="00632AFF"/>
    <w:rsid w:val="006338B3"/>
    <w:rsid w:val="006354FA"/>
    <w:rsid w:val="00641281"/>
    <w:rsid w:val="00641341"/>
    <w:rsid w:val="00645902"/>
    <w:rsid w:val="00646113"/>
    <w:rsid w:val="00647C9F"/>
    <w:rsid w:val="0065121B"/>
    <w:rsid w:val="00652DCE"/>
    <w:rsid w:val="00653321"/>
    <w:rsid w:val="00654508"/>
    <w:rsid w:val="00654AD3"/>
    <w:rsid w:val="0066148D"/>
    <w:rsid w:val="006618B3"/>
    <w:rsid w:val="006624DD"/>
    <w:rsid w:val="00662AC0"/>
    <w:rsid w:val="0066307D"/>
    <w:rsid w:val="00663BB2"/>
    <w:rsid w:val="0066416F"/>
    <w:rsid w:val="00664992"/>
    <w:rsid w:val="00665CF6"/>
    <w:rsid w:val="006664F1"/>
    <w:rsid w:val="00666A34"/>
    <w:rsid w:val="0066756C"/>
    <w:rsid w:val="00671046"/>
    <w:rsid w:val="00671382"/>
    <w:rsid w:val="00672608"/>
    <w:rsid w:val="00675D88"/>
    <w:rsid w:val="0067630C"/>
    <w:rsid w:val="00677E4E"/>
    <w:rsid w:val="006809EE"/>
    <w:rsid w:val="006843F3"/>
    <w:rsid w:val="00684A2B"/>
    <w:rsid w:val="006853E9"/>
    <w:rsid w:val="0068596C"/>
    <w:rsid w:val="00685A00"/>
    <w:rsid w:val="0068662E"/>
    <w:rsid w:val="00686A91"/>
    <w:rsid w:val="00686A9D"/>
    <w:rsid w:val="00686E5E"/>
    <w:rsid w:val="00687520"/>
    <w:rsid w:val="00690F17"/>
    <w:rsid w:val="00690FA2"/>
    <w:rsid w:val="006916C6"/>
    <w:rsid w:val="00691863"/>
    <w:rsid w:val="00692051"/>
    <w:rsid w:val="00692977"/>
    <w:rsid w:val="006940CE"/>
    <w:rsid w:val="006943A3"/>
    <w:rsid w:val="006957D0"/>
    <w:rsid w:val="00696209"/>
    <w:rsid w:val="0069628C"/>
    <w:rsid w:val="0069629C"/>
    <w:rsid w:val="00696586"/>
    <w:rsid w:val="00696663"/>
    <w:rsid w:val="00696A88"/>
    <w:rsid w:val="00696D3D"/>
    <w:rsid w:val="006972DC"/>
    <w:rsid w:val="00697648"/>
    <w:rsid w:val="00697739"/>
    <w:rsid w:val="006A16D1"/>
    <w:rsid w:val="006A1FDA"/>
    <w:rsid w:val="006A22C6"/>
    <w:rsid w:val="006A248A"/>
    <w:rsid w:val="006A2A9E"/>
    <w:rsid w:val="006A2F1C"/>
    <w:rsid w:val="006A43D4"/>
    <w:rsid w:val="006A5B65"/>
    <w:rsid w:val="006A609F"/>
    <w:rsid w:val="006A644E"/>
    <w:rsid w:val="006A6941"/>
    <w:rsid w:val="006A6B56"/>
    <w:rsid w:val="006B1728"/>
    <w:rsid w:val="006B1E3C"/>
    <w:rsid w:val="006B2561"/>
    <w:rsid w:val="006B2A2E"/>
    <w:rsid w:val="006B3182"/>
    <w:rsid w:val="006B6BED"/>
    <w:rsid w:val="006B71C2"/>
    <w:rsid w:val="006C0E35"/>
    <w:rsid w:val="006C129B"/>
    <w:rsid w:val="006C3978"/>
    <w:rsid w:val="006C3A40"/>
    <w:rsid w:val="006C3ACC"/>
    <w:rsid w:val="006C4044"/>
    <w:rsid w:val="006C4F45"/>
    <w:rsid w:val="006C5234"/>
    <w:rsid w:val="006C659C"/>
    <w:rsid w:val="006C6A3D"/>
    <w:rsid w:val="006C713E"/>
    <w:rsid w:val="006C7689"/>
    <w:rsid w:val="006D0E84"/>
    <w:rsid w:val="006D13BE"/>
    <w:rsid w:val="006D1A13"/>
    <w:rsid w:val="006D1B76"/>
    <w:rsid w:val="006D264A"/>
    <w:rsid w:val="006D49C2"/>
    <w:rsid w:val="006D4C6B"/>
    <w:rsid w:val="006D5011"/>
    <w:rsid w:val="006D5092"/>
    <w:rsid w:val="006D656B"/>
    <w:rsid w:val="006D7286"/>
    <w:rsid w:val="006D7341"/>
    <w:rsid w:val="006D748B"/>
    <w:rsid w:val="006D749D"/>
    <w:rsid w:val="006E1D49"/>
    <w:rsid w:val="006E1E21"/>
    <w:rsid w:val="006E26C6"/>
    <w:rsid w:val="006E27C3"/>
    <w:rsid w:val="006E343F"/>
    <w:rsid w:val="006E36FD"/>
    <w:rsid w:val="006E3935"/>
    <w:rsid w:val="006E456E"/>
    <w:rsid w:val="006E4ADC"/>
    <w:rsid w:val="006E753D"/>
    <w:rsid w:val="006E783B"/>
    <w:rsid w:val="006F02F2"/>
    <w:rsid w:val="006F061B"/>
    <w:rsid w:val="006F0FA1"/>
    <w:rsid w:val="006F15B7"/>
    <w:rsid w:val="006F1AFA"/>
    <w:rsid w:val="006F3C72"/>
    <w:rsid w:val="006F40FE"/>
    <w:rsid w:val="006F55FA"/>
    <w:rsid w:val="006F5A9A"/>
    <w:rsid w:val="006F6174"/>
    <w:rsid w:val="006F74EE"/>
    <w:rsid w:val="007002D8"/>
    <w:rsid w:val="007004D1"/>
    <w:rsid w:val="00700A3D"/>
    <w:rsid w:val="007015DE"/>
    <w:rsid w:val="00702B4D"/>
    <w:rsid w:val="00702D60"/>
    <w:rsid w:val="0070495D"/>
    <w:rsid w:val="00706817"/>
    <w:rsid w:val="00712FD6"/>
    <w:rsid w:val="007133D3"/>
    <w:rsid w:val="00713D26"/>
    <w:rsid w:val="0071409C"/>
    <w:rsid w:val="0071678F"/>
    <w:rsid w:val="00717C20"/>
    <w:rsid w:val="00717C2D"/>
    <w:rsid w:val="007207C1"/>
    <w:rsid w:val="007213D0"/>
    <w:rsid w:val="00722CDB"/>
    <w:rsid w:val="00723483"/>
    <w:rsid w:val="0072377A"/>
    <w:rsid w:val="0072615C"/>
    <w:rsid w:val="007268D7"/>
    <w:rsid w:val="007269A9"/>
    <w:rsid w:val="007303EF"/>
    <w:rsid w:val="007319DE"/>
    <w:rsid w:val="00731D42"/>
    <w:rsid w:val="00733147"/>
    <w:rsid w:val="007355ED"/>
    <w:rsid w:val="007363F0"/>
    <w:rsid w:val="007368D8"/>
    <w:rsid w:val="00736D44"/>
    <w:rsid w:val="00737B21"/>
    <w:rsid w:val="0074021D"/>
    <w:rsid w:val="00740CF0"/>
    <w:rsid w:val="00740E9D"/>
    <w:rsid w:val="00742500"/>
    <w:rsid w:val="00742744"/>
    <w:rsid w:val="00743C54"/>
    <w:rsid w:val="0074641C"/>
    <w:rsid w:val="00746943"/>
    <w:rsid w:val="007519E6"/>
    <w:rsid w:val="00754D8A"/>
    <w:rsid w:val="00757480"/>
    <w:rsid w:val="00757C98"/>
    <w:rsid w:val="007607BA"/>
    <w:rsid w:val="007642B2"/>
    <w:rsid w:val="007665CE"/>
    <w:rsid w:val="007672A3"/>
    <w:rsid w:val="00770000"/>
    <w:rsid w:val="00770A76"/>
    <w:rsid w:val="00770C17"/>
    <w:rsid w:val="00773A63"/>
    <w:rsid w:val="00774308"/>
    <w:rsid w:val="007746EF"/>
    <w:rsid w:val="00775EDA"/>
    <w:rsid w:val="007771C6"/>
    <w:rsid w:val="00777786"/>
    <w:rsid w:val="007811A5"/>
    <w:rsid w:val="0078259D"/>
    <w:rsid w:val="00783C31"/>
    <w:rsid w:val="00785B07"/>
    <w:rsid w:val="007866D2"/>
    <w:rsid w:val="0078723D"/>
    <w:rsid w:val="007914CA"/>
    <w:rsid w:val="0079151B"/>
    <w:rsid w:val="00791D1E"/>
    <w:rsid w:val="00792475"/>
    <w:rsid w:val="00793447"/>
    <w:rsid w:val="00793B98"/>
    <w:rsid w:val="00793F20"/>
    <w:rsid w:val="00794B4E"/>
    <w:rsid w:val="00795C3F"/>
    <w:rsid w:val="00796E58"/>
    <w:rsid w:val="00797B6F"/>
    <w:rsid w:val="007A0BD4"/>
    <w:rsid w:val="007A118F"/>
    <w:rsid w:val="007A3DFB"/>
    <w:rsid w:val="007A3FB6"/>
    <w:rsid w:val="007A4031"/>
    <w:rsid w:val="007A4893"/>
    <w:rsid w:val="007A4D5B"/>
    <w:rsid w:val="007A5509"/>
    <w:rsid w:val="007A678D"/>
    <w:rsid w:val="007A6DA2"/>
    <w:rsid w:val="007A6F14"/>
    <w:rsid w:val="007B0918"/>
    <w:rsid w:val="007B0BEF"/>
    <w:rsid w:val="007B28B9"/>
    <w:rsid w:val="007B3A29"/>
    <w:rsid w:val="007B3AB7"/>
    <w:rsid w:val="007B3B6A"/>
    <w:rsid w:val="007B47C9"/>
    <w:rsid w:val="007B4EE6"/>
    <w:rsid w:val="007B5B41"/>
    <w:rsid w:val="007B5D83"/>
    <w:rsid w:val="007B6712"/>
    <w:rsid w:val="007B6A1E"/>
    <w:rsid w:val="007B6DA8"/>
    <w:rsid w:val="007B71FC"/>
    <w:rsid w:val="007C065D"/>
    <w:rsid w:val="007C172F"/>
    <w:rsid w:val="007C3C98"/>
    <w:rsid w:val="007C7ECC"/>
    <w:rsid w:val="007D0A76"/>
    <w:rsid w:val="007D0AB1"/>
    <w:rsid w:val="007D183D"/>
    <w:rsid w:val="007D1A05"/>
    <w:rsid w:val="007D1FB6"/>
    <w:rsid w:val="007D218F"/>
    <w:rsid w:val="007D25C7"/>
    <w:rsid w:val="007D3939"/>
    <w:rsid w:val="007D3C29"/>
    <w:rsid w:val="007D3EF3"/>
    <w:rsid w:val="007D430F"/>
    <w:rsid w:val="007D433D"/>
    <w:rsid w:val="007D4BE4"/>
    <w:rsid w:val="007D56F3"/>
    <w:rsid w:val="007D5A14"/>
    <w:rsid w:val="007D5C3A"/>
    <w:rsid w:val="007D5CB1"/>
    <w:rsid w:val="007D738B"/>
    <w:rsid w:val="007D7610"/>
    <w:rsid w:val="007E08DC"/>
    <w:rsid w:val="007E16B9"/>
    <w:rsid w:val="007E326E"/>
    <w:rsid w:val="007E34D9"/>
    <w:rsid w:val="007E38F8"/>
    <w:rsid w:val="007E41AC"/>
    <w:rsid w:val="007E46CA"/>
    <w:rsid w:val="007E6C1D"/>
    <w:rsid w:val="007E7287"/>
    <w:rsid w:val="007E7771"/>
    <w:rsid w:val="007E7C32"/>
    <w:rsid w:val="007E7FD5"/>
    <w:rsid w:val="007F0BA8"/>
    <w:rsid w:val="007F43AD"/>
    <w:rsid w:val="007F4460"/>
    <w:rsid w:val="007F52B6"/>
    <w:rsid w:val="007F5C84"/>
    <w:rsid w:val="007F5CDE"/>
    <w:rsid w:val="007F6C2E"/>
    <w:rsid w:val="007F6CA5"/>
    <w:rsid w:val="007F700A"/>
    <w:rsid w:val="007F7635"/>
    <w:rsid w:val="00800F82"/>
    <w:rsid w:val="008010CA"/>
    <w:rsid w:val="00801AE1"/>
    <w:rsid w:val="0080224D"/>
    <w:rsid w:val="0080236F"/>
    <w:rsid w:val="0080382D"/>
    <w:rsid w:val="00804471"/>
    <w:rsid w:val="00804479"/>
    <w:rsid w:val="00804640"/>
    <w:rsid w:val="00805110"/>
    <w:rsid w:val="008067D3"/>
    <w:rsid w:val="0080771C"/>
    <w:rsid w:val="00807DF0"/>
    <w:rsid w:val="0081028B"/>
    <w:rsid w:val="00810A18"/>
    <w:rsid w:val="00810BF9"/>
    <w:rsid w:val="00811103"/>
    <w:rsid w:val="00811105"/>
    <w:rsid w:val="00811CC4"/>
    <w:rsid w:val="00811E0C"/>
    <w:rsid w:val="0081292E"/>
    <w:rsid w:val="0081298C"/>
    <w:rsid w:val="00813200"/>
    <w:rsid w:val="00813CEB"/>
    <w:rsid w:val="00815FF2"/>
    <w:rsid w:val="00817697"/>
    <w:rsid w:val="00820306"/>
    <w:rsid w:val="008209CF"/>
    <w:rsid w:val="00820F43"/>
    <w:rsid w:val="008214C0"/>
    <w:rsid w:val="00821815"/>
    <w:rsid w:val="008233C4"/>
    <w:rsid w:val="00823465"/>
    <w:rsid w:val="008267C3"/>
    <w:rsid w:val="008269A5"/>
    <w:rsid w:val="00826CBD"/>
    <w:rsid w:val="00827227"/>
    <w:rsid w:val="0082728F"/>
    <w:rsid w:val="008310B8"/>
    <w:rsid w:val="0083207E"/>
    <w:rsid w:val="008321EA"/>
    <w:rsid w:val="00832305"/>
    <w:rsid w:val="0083241C"/>
    <w:rsid w:val="008325DD"/>
    <w:rsid w:val="00833272"/>
    <w:rsid w:val="00834390"/>
    <w:rsid w:val="00835836"/>
    <w:rsid w:val="0083597E"/>
    <w:rsid w:val="00835EFA"/>
    <w:rsid w:val="00836B17"/>
    <w:rsid w:val="00840329"/>
    <w:rsid w:val="00841055"/>
    <w:rsid w:val="00841536"/>
    <w:rsid w:val="00842513"/>
    <w:rsid w:val="008427C7"/>
    <w:rsid w:val="00844DBC"/>
    <w:rsid w:val="008458BD"/>
    <w:rsid w:val="0084624E"/>
    <w:rsid w:val="00846D35"/>
    <w:rsid w:val="00847444"/>
    <w:rsid w:val="0084777A"/>
    <w:rsid w:val="008520BD"/>
    <w:rsid w:val="00853349"/>
    <w:rsid w:val="008538DF"/>
    <w:rsid w:val="0085390D"/>
    <w:rsid w:val="00854CD2"/>
    <w:rsid w:val="00855025"/>
    <w:rsid w:val="00856D10"/>
    <w:rsid w:val="00856ED8"/>
    <w:rsid w:val="00857618"/>
    <w:rsid w:val="00857763"/>
    <w:rsid w:val="00860E5C"/>
    <w:rsid w:val="008610BC"/>
    <w:rsid w:val="00861264"/>
    <w:rsid w:val="00861BE8"/>
    <w:rsid w:val="00863D1D"/>
    <w:rsid w:val="008640FD"/>
    <w:rsid w:val="00865A93"/>
    <w:rsid w:val="00866B31"/>
    <w:rsid w:val="00866B78"/>
    <w:rsid w:val="008671D8"/>
    <w:rsid w:val="008671F2"/>
    <w:rsid w:val="008672EE"/>
    <w:rsid w:val="00870873"/>
    <w:rsid w:val="00871869"/>
    <w:rsid w:val="00872A96"/>
    <w:rsid w:val="0087498F"/>
    <w:rsid w:val="00875397"/>
    <w:rsid w:val="00875639"/>
    <w:rsid w:val="00875E8E"/>
    <w:rsid w:val="00876185"/>
    <w:rsid w:val="0087724E"/>
    <w:rsid w:val="00882EEF"/>
    <w:rsid w:val="00883501"/>
    <w:rsid w:val="00883680"/>
    <w:rsid w:val="00883B65"/>
    <w:rsid w:val="008851B0"/>
    <w:rsid w:val="0088526E"/>
    <w:rsid w:val="00885AFC"/>
    <w:rsid w:val="0089155B"/>
    <w:rsid w:val="008927AA"/>
    <w:rsid w:val="00892F49"/>
    <w:rsid w:val="00893A1C"/>
    <w:rsid w:val="00896C33"/>
    <w:rsid w:val="00897288"/>
    <w:rsid w:val="0089742A"/>
    <w:rsid w:val="008974AD"/>
    <w:rsid w:val="008A04F5"/>
    <w:rsid w:val="008A1369"/>
    <w:rsid w:val="008A29F1"/>
    <w:rsid w:val="008A3599"/>
    <w:rsid w:val="008A3C0C"/>
    <w:rsid w:val="008A4FE9"/>
    <w:rsid w:val="008A5943"/>
    <w:rsid w:val="008A624D"/>
    <w:rsid w:val="008A6F57"/>
    <w:rsid w:val="008A72B8"/>
    <w:rsid w:val="008A74E4"/>
    <w:rsid w:val="008A7F2A"/>
    <w:rsid w:val="008A7FCC"/>
    <w:rsid w:val="008B0356"/>
    <w:rsid w:val="008B0FE3"/>
    <w:rsid w:val="008B18D0"/>
    <w:rsid w:val="008B19D3"/>
    <w:rsid w:val="008B30EA"/>
    <w:rsid w:val="008B3ECD"/>
    <w:rsid w:val="008B3F5F"/>
    <w:rsid w:val="008B4295"/>
    <w:rsid w:val="008B5B53"/>
    <w:rsid w:val="008B5D9B"/>
    <w:rsid w:val="008B76D4"/>
    <w:rsid w:val="008C01C1"/>
    <w:rsid w:val="008C0AF1"/>
    <w:rsid w:val="008C23CE"/>
    <w:rsid w:val="008C2FC4"/>
    <w:rsid w:val="008C365F"/>
    <w:rsid w:val="008C3958"/>
    <w:rsid w:val="008C3CC5"/>
    <w:rsid w:val="008C4A8D"/>
    <w:rsid w:val="008C66D7"/>
    <w:rsid w:val="008C671C"/>
    <w:rsid w:val="008C7626"/>
    <w:rsid w:val="008D0B25"/>
    <w:rsid w:val="008D2271"/>
    <w:rsid w:val="008D263B"/>
    <w:rsid w:val="008D42DE"/>
    <w:rsid w:val="008D5336"/>
    <w:rsid w:val="008D587E"/>
    <w:rsid w:val="008D6764"/>
    <w:rsid w:val="008D6CB4"/>
    <w:rsid w:val="008E00BE"/>
    <w:rsid w:val="008E069B"/>
    <w:rsid w:val="008E0923"/>
    <w:rsid w:val="008E1627"/>
    <w:rsid w:val="008E41D6"/>
    <w:rsid w:val="008E4A10"/>
    <w:rsid w:val="008E5377"/>
    <w:rsid w:val="008E5458"/>
    <w:rsid w:val="008E5AB8"/>
    <w:rsid w:val="008E6CAE"/>
    <w:rsid w:val="008E6DC2"/>
    <w:rsid w:val="008E7C51"/>
    <w:rsid w:val="008F044F"/>
    <w:rsid w:val="008F1FE4"/>
    <w:rsid w:val="008F22DD"/>
    <w:rsid w:val="008F28C2"/>
    <w:rsid w:val="008F3155"/>
    <w:rsid w:val="008F32FA"/>
    <w:rsid w:val="008F48AC"/>
    <w:rsid w:val="008F48D8"/>
    <w:rsid w:val="008F4933"/>
    <w:rsid w:val="008F553F"/>
    <w:rsid w:val="008F55BE"/>
    <w:rsid w:val="008F5E45"/>
    <w:rsid w:val="008F6B1E"/>
    <w:rsid w:val="009034EE"/>
    <w:rsid w:val="009039BE"/>
    <w:rsid w:val="009057F7"/>
    <w:rsid w:val="009063C2"/>
    <w:rsid w:val="00906641"/>
    <w:rsid w:val="0090670A"/>
    <w:rsid w:val="00907665"/>
    <w:rsid w:val="0091051B"/>
    <w:rsid w:val="009108B4"/>
    <w:rsid w:val="00911018"/>
    <w:rsid w:val="0091163C"/>
    <w:rsid w:val="0091258B"/>
    <w:rsid w:val="0091343E"/>
    <w:rsid w:val="0091398F"/>
    <w:rsid w:val="00913B93"/>
    <w:rsid w:val="0091406F"/>
    <w:rsid w:val="00914DE7"/>
    <w:rsid w:val="00915659"/>
    <w:rsid w:val="00915AA8"/>
    <w:rsid w:val="009167A5"/>
    <w:rsid w:val="00917876"/>
    <w:rsid w:val="00920104"/>
    <w:rsid w:val="009216F6"/>
    <w:rsid w:val="009239A0"/>
    <w:rsid w:val="00923EC4"/>
    <w:rsid w:val="009241F9"/>
    <w:rsid w:val="00926496"/>
    <w:rsid w:val="00926617"/>
    <w:rsid w:val="00926F7E"/>
    <w:rsid w:val="009277EB"/>
    <w:rsid w:val="00930858"/>
    <w:rsid w:val="0093088B"/>
    <w:rsid w:val="00930960"/>
    <w:rsid w:val="00933ABC"/>
    <w:rsid w:val="009340C2"/>
    <w:rsid w:val="009342BF"/>
    <w:rsid w:val="00934F79"/>
    <w:rsid w:val="00935D9B"/>
    <w:rsid w:val="00937065"/>
    <w:rsid w:val="00937532"/>
    <w:rsid w:val="00940154"/>
    <w:rsid w:val="009418B3"/>
    <w:rsid w:val="00941BE6"/>
    <w:rsid w:val="00941D1E"/>
    <w:rsid w:val="00942896"/>
    <w:rsid w:val="00943046"/>
    <w:rsid w:val="00944054"/>
    <w:rsid w:val="00944ADF"/>
    <w:rsid w:val="0094506C"/>
    <w:rsid w:val="00946BBE"/>
    <w:rsid w:val="00950E0F"/>
    <w:rsid w:val="00951B8E"/>
    <w:rsid w:val="00951CF0"/>
    <w:rsid w:val="009526E7"/>
    <w:rsid w:val="00952BE6"/>
    <w:rsid w:val="00952DDF"/>
    <w:rsid w:val="009535E6"/>
    <w:rsid w:val="009549E6"/>
    <w:rsid w:val="009568A5"/>
    <w:rsid w:val="00956D67"/>
    <w:rsid w:val="00957229"/>
    <w:rsid w:val="00957479"/>
    <w:rsid w:val="00961E37"/>
    <w:rsid w:val="00962554"/>
    <w:rsid w:val="00962CF6"/>
    <w:rsid w:val="009633F5"/>
    <w:rsid w:val="009638C8"/>
    <w:rsid w:val="00963F12"/>
    <w:rsid w:val="00964746"/>
    <w:rsid w:val="00965579"/>
    <w:rsid w:val="009658C1"/>
    <w:rsid w:val="00965FCF"/>
    <w:rsid w:val="00966216"/>
    <w:rsid w:val="00967143"/>
    <w:rsid w:val="00967E05"/>
    <w:rsid w:val="009735A0"/>
    <w:rsid w:val="009738B8"/>
    <w:rsid w:val="009747BD"/>
    <w:rsid w:val="00975DD3"/>
    <w:rsid w:val="00977828"/>
    <w:rsid w:val="009806FB"/>
    <w:rsid w:val="00980CB8"/>
    <w:rsid w:val="00981FF0"/>
    <w:rsid w:val="00982E66"/>
    <w:rsid w:val="0098413C"/>
    <w:rsid w:val="00984BFB"/>
    <w:rsid w:val="00984D0A"/>
    <w:rsid w:val="0098764E"/>
    <w:rsid w:val="009877B4"/>
    <w:rsid w:val="00987972"/>
    <w:rsid w:val="009905D2"/>
    <w:rsid w:val="009906CD"/>
    <w:rsid w:val="00990AD9"/>
    <w:rsid w:val="0099115B"/>
    <w:rsid w:val="00991204"/>
    <w:rsid w:val="0099174D"/>
    <w:rsid w:val="009917AA"/>
    <w:rsid w:val="00991D3E"/>
    <w:rsid w:val="00995B36"/>
    <w:rsid w:val="00995F4E"/>
    <w:rsid w:val="00996077"/>
    <w:rsid w:val="009A0478"/>
    <w:rsid w:val="009A0BED"/>
    <w:rsid w:val="009A1730"/>
    <w:rsid w:val="009A27A5"/>
    <w:rsid w:val="009A3DAE"/>
    <w:rsid w:val="009A4722"/>
    <w:rsid w:val="009A4F55"/>
    <w:rsid w:val="009A5134"/>
    <w:rsid w:val="009A5F8D"/>
    <w:rsid w:val="009A711B"/>
    <w:rsid w:val="009A7AB7"/>
    <w:rsid w:val="009A7E4C"/>
    <w:rsid w:val="009B017A"/>
    <w:rsid w:val="009B0417"/>
    <w:rsid w:val="009B26B3"/>
    <w:rsid w:val="009B2A5F"/>
    <w:rsid w:val="009B3E1E"/>
    <w:rsid w:val="009B4056"/>
    <w:rsid w:val="009B4105"/>
    <w:rsid w:val="009B47F3"/>
    <w:rsid w:val="009B4FF7"/>
    <w:rsid w:val="009B5A4B"/>
    <w:rsid w:val="009B6676"/>
    <w:rsid w:val="009B7DAD"/>
    <w:rsid w:val="009C0104"/>
    <w:rsid w:val="009C063B"/>
    <w:rsid w:val="009C1025"/>
    <w:rsid w:val="009C18A0"/>
    <w:rsid w:val="009C206F"/>
    <w:rsid w:val="009C276E"/>
    <w:rsid w:val="009C2D16"/>
    <w:rsid w:val="009C33BE"/>
    <w:rsid w:val="009C376C"/>
    <w:rsid w:val="009C3E38"/>
    <w:rsid w:val="009C40E8"/>
    <w:rsid w:val="009C4276"/>
    <w:rsid w:val="009C495D"/>
    <w:rsid w:val="009C5518"/>
    <w:rsid w:val="009D021E"/>
    <w:rsid w:val="009D0F07"/>
    <w:rsid w:val="009D1817"/>
    <w:rsid w:val="009D1BE0"/>
    <w:rsid w:val="009D1F4D"/>
    <w:rsid w:val="009D2023"/>
    <w:rsid w:val="009D2571"/>
    <w:rsid w:val="009D2BEE"/>
    <w:rsid w:val="009D3456"/>
    <w:rsid w:val="009D3459"/>
    <w:rsid w:val="009D42A8"/>
    <w:rsid w:val="009D4314"/>
    <w:rsid w:val="009D47BF"/>
    <w:rsid w:val="009D53B3"/>
    <w:rsid w:val="009D6D83"/>
    <w:rsid w:val="009E0478"/>
    <w:rsid w:val="009E17EC"/>
    <w:rsid w:val="009E2C82"/>
    <w:rsid w:val="009E5794"/>
    <w:rsid w:val="009E6140"/>
    <w:rsid w:val="009E7303"/>
    <w:rsid w:val="009F0C7E"/>
    <w:rsid w:val="009F1CA1"/>
    <w:rsid w:val="009F497A"/>
    <w:rsid w:val="009F4F9B"/>
    <w:rsid w:val="009F5B8B"/>
    <w:rsid w:val="009F6353"/>
    <w:rsid w:val="009F68DC"/>
    <w:rsid w:val="009F6A02"/>
    <w:rsid w:val="00A010A1"/>
    <w:rsid w:val="00A01D57"/>
    <w:rsid w:val="00A0240C"/>
    <w:rsid w:val="00A02840"/>
    <w:rsid w:val="00A02E6A"/>
    <w:rsid w:val="00A02FB1"/>
    <w:rsid w:val="00A03CC7"/>
    <w:rsid w:val="00A0454A"/>
    <w:rsid w:val="00A06C1A"/>
    <w:rsid w:val="00A10144"/>
    <w:rsid w:val="00A112AD"/>
    <w:rsid w:val="00A11A8E"/>
    <w:rsid w:val="00A11CBD"/>
    <w:rsid w:val="00A12C83"/>
    <w:rsid w:val="00A13373"/>
    <w:rsid w:val="00A13423"/>
    <w:rsid w:val="00A13B07"/>
    <w:rsid w:val="00A144C2"/>
    <w:rsid w:val="00A146E6"/>
    <w:rsid w:val="00A14CC1"/>
    <w:rsid w:val="00A14FA1"/>
    <w:rsid w:val="00A16B17"/>
    <w:rsid w:val="00A17320"/>
    <w:rsid w:val="00A177EC"/>
    <w:rsid w:val="00A17F23"/>
    <w:rsid w:val="00A2019F"/>
    <w:rsid w:val="00A20832"/>
    <w:rsid w:val="00A21B9B"/>
    <w:rsid w:val="00A225FA"/>
    <w:rsid w:val="00A2297F"/>
    <w:rsid w:val="00A22D42"/>
    <w:rsid w:val="00A22E17"/>
    <w:rsid w:val="00A24054"/>
    <w:rsid w:val="00A264E4"/>
    <w:rsid w:val="00A2734F"/>
    <w:rsid w:val="00A27ADA"/>
    <w:rsid w:val="00A30ED3"/>
    <w:rsid w:val="00A31273"/>
    <w:rsid w:val="00A31DAD"/>
    <w:rsid w:val="00A32AE6"/>
    <w:rsid w:val="00A3318C"/>
    <w:rsid w:val="00A33262"/>
    <w:rsid w:val="00A33393"/>
    <w:rsid w:val="00A35394"/>
    <w:rsid w:val="00A35551"/>
    <w:rsid w:val="00A35AE5"/>
    <w:rsid w:val="00A36991"/>
    <w:rsid w:val="00A374CF"/>
    <w:rsid w:val="00A3764F"/>
    <w:rsid w:val="00A377B4"/>
    <w:rsid w:val="00A37A23"/>
    <w:rsid w:val="00A40221"/>
    <w:rsid w:val="00A428EA"/>
    <w:rsid w:val="00A42D8A"/>
    <w:rsid w:val="00A430C3"/>
    <w:rsid w:val="00A44208"/>
    <w:rsid w:val="00A45B22"/>
    <w:rsid w:val="00A465E1"/>
    <w:rsid w:val="00A47565"/>
    <w:rsid w:val="00A476C0"/>
    <w:rsid w:val="00A50441"/>
    <w:rsid w:val="00A515F8"/>
    <w:rsid w:val="00A523BE"/>
    <w:rsid w:val="00A53124"/>
    <w:rsid w:val="00A53738"/>
    <w:rsid w:val="00A544F0"/>
    <w:rsid w:val="00A5518A"/>
    <w:rsid w:val="00A5558D"/>
    <w:rsid w:val="00A5569A"/>
    <w:rsid w:val="00A558E7"/>
    <w:rsid w:val="00A55C70"/>
    <w:rsid w:val="00A55CE3"/>
    <w:rsid w:val="00A56800"/>
    <w:rsid w:val="00A56A02"/>
    <w:rsid w:val="00A57BA0"/>
    <w:rsid w:val="00A603A3"/>
    <w:rsid w:val="00A61F5F"/>
    <w:rsid w:val="00A62361"/>
    <w:rsid w:val="00A635F2"/>
    <w:rsid w:val="00A65230"/>
    <w:rsid w:val="00A65486"/>
    <w:rsid w:val="00A67A98"/>
    <w:rsid w:val="00A70040"/>
    <w:rsid w:val="00A71431"/>
    <w:rsid w:val="00A72477"/>
    <w:rsid w:val="00A7368C"/>
    <w:rsid w:val="00A765DF"/>
    <w:rsid w:val="00A76766"/>
    <w:rsid w:val="00A76D1A"/>
    <w:rsid w:val="00A770AB"/>
    <w:rsid w:val="00A773F0"/>
    <w:rsid w:val="00A901C7"/>
    <w:rsid w:val="00A902FF"/>
    <w:rsid w:val="00A90431"/>
    <w:rsid w:val="00A91EC1"/>
    <w:rsid w:val="00A929F5"/>
    <w:rsid w:val="00A967D3"/>
    <w:rsid w:val="00A978FF"/>
    <w:rsid w:val="00A9797E"/>
    <w:rsid w:val="00AA19F8"/>
    <w:rsid w:val="00AA1D39"/>
    <w:rsid w:val="00AA2635"/>
    <w:rsid w:val="00AA2A31"/>
    <w:rsid w:val="00AA3457"/>
    <w:rsid w:val="00AA457C"/>
    <w:rsid w:val="00AA47DE"/>
    <w:rsid w:val="00AA49BF"/>
    <w:rsid w:val="00AA5181"/>
    <w:rsid w:val="00AA5C49"/>
    <w:rsid w:val="00AA5DAC"/>
    <w:rsid w:val="00AA62AD"/>
    <w:rsid w:val="00AA7885"/>
    <w:rsid w:val="00AA7AAD"/>
    <w:rsid w:val="00AA7F6E"/>
    <w:rsid w:val="00AB020A"/>
    <w:rsid w:val="00AB09C8"/>
    <w:rsid w:val="00AB0ADB"/>
    <w:rsid w:val="00AB2F24"/>
    <w:rsid w:val="00AB44A6"/>
    <w:rsid w:val="00AB54D0"/>
    <w:rsid w:val="00AB5722"/>
    <w:rsid w:val="00AB65BF"/>
    <w:rsid w:val="00AB7053"/>
    <w:rsid w:val="00AB7FA6"/>
    <w:rsid w:val="00AC1306"/>
    <w:rsid w:val="00AC1BBF"/>
    <w:rsid w:val="00AC1FB0"/>
    <w:rsid w:val="00AC25F5"/>
    <w:rsid w:val="00AC29BA"/>
    <w:rsid w:val="00AC2BA4"/>
    <w:rsid w:val="00AC307F"/>
    <w:rsid w:val="00AC3848"/>
    <w:rsid w:val="00AC482A"/>
    <w:rsid w:val="00AC512C"/>
    <w:rsid w:val="00AC6309"/>
    <w:rsid w:val="00AC6B72"/>
    <w:rsid w:val="00AC7B86"/>
    <w:rsid w:val="00AD1104"/>
    <w:rsid w:val="00AD677F"/>
    <w:rsid w:val="00AD68AC"/>
    <w:rsid w:val="00AD7263"/>
    <w:rsid w:val="00AD7564"/>
    <w:rsid w:val="00AE0832"/>
    <w:rsid w:val="00AE1482"/>
    <w:rsid w:val="00AE178C"/>
    <w:rsid w:val="00AE258D"/>
    <w:rsid w:val="00AE2AF6"/>
    <w:rsid w:val="00AE2FEC"/>
    <w:rsid w:val="00AE37B2"/>
    <w:rsid w:val="00AE3FAF"/>
    <w:rsid w:val="00AE691C"/>
    <w:rsid w:val="00AE6B89"/>
    <w:rsid w:val="00AE6FDB"/>
    <w:rsid w:val="00AE72AF"/>
    <w:rsid w:val="00AF1245"/>
    <w:rsid w:val="00AF16A6"/>
    <w:rsid w:val="00AF196F"/>
    <w:rsid w:val="00AF1F16"/>
    <w:rsid w:val="00AF30BE"/>
    <w:rsid w:val="00AF54C5"/>
    <w:rsid w:val="00AF7624"/>
    <w:rsid w:val="00B009C1"/>
    <w:rsid w:val="00B015A6"/>
    <w:rsid w:val="00B01981"/>
    <w:rsid w:val="00B020BC"/>
    <w:rsid w:val="00B0289A"/>
    <w:rsid w:val="00B02BEF"/>
    <w:rsid w:val="00B02C94"/>
    <w:rsid w:val="00B0323C"/>
    <w:rsid w:val="00B044DF"/>
    <w:rsid w:val="00B046A8"/>
    <w:rsid w:val="00B046C4"/>
    <w:rsid w:val="00B04E64"/>
    <w:rsid w:val="00B05030"/>
    <w:rsid w:val="00B07937"/>
    <w:rsid w:val="00B1184A"/>
    <w:rsid w:val="00B14064"/>
    <w:rsid w:val="00B200A7"/>
    <w:rsid w:val="00B2050F"/>
    <w:rsid w:val="00B20A93"/>
    <w:rsid w:val="00B20BA6"/>
    <w:rsid w:val="00B2130F"/>
    <w:rsid w:val="00B22268"/>
    <w:rsid w:val="00B225F0"/>
    <w:rsid w:val="00B226AA"/>
    <w:rsid w:val="00B23BC0"/>
    <w:rsid w:val="00B23E2C"/>
    <w:rsid w:val="00B2561D"/>
    <w:rsid w:val="00B257DA"/>
    <w:rsid w:val="00B25AD0"/>
    <w:rsid w:val="00B26EE1"/>
    <w:rsid w:val="00B27047"/>
    <w:rsid w:val="00B30121"/>
    <w:rsid w:val="00B3189D"/>
    <w:rsid w:val="00B31CBE"/>
    <w:rsid w:val="00B32361"/>
    <w:rsid w:val="00B33E28"/>
    <w:rsid w:val="00B3526F"/>
    <w:rsid w:val="00B352FC"/>
    <w:rsid w:val="00B35460"/>
    <w:rsid w:val="00B35642"/>
    <w:rsid w:val="00B37218"/>
    <w:rsid w:val="00B37CFD"/>
    <w:rsid w:val="00B40E29"/>
    <w:rsid w:val="00B41341"/>
    <w:rsid w:val="00B41C2A"/>
    <w:rsid w:val="00B42A9D"/>
    <w:rsid w:val="00B439B1"/>
    <w:rsid w:val="00B44355"/>
    <w:rsid w:val="00B462B2"/>
    <w:rsid w:val="00B46346"/>
    <w:rsid w:val="00B46621"/>
    <w:rsid w:val="00B47076"/>
    <w:rsid w:val="00B4716D"/>
    <w:rsid w:val="00B47AA0"/>
    <w:rsid w:val="00B50D25"/>
    <w:rsid w:val="00B51A99"/>
    <w:rsid w:val="00B51ED6"/>
    <w:rsid w:val="00B525CB"/>
    <w:rsid w:val="00B5312F"/>
    <w:rsid w:val="00B53BF1"/>
    <w:rsid w:val="00B549AA"/>
    <w:rsid w:val="00B57D5D"/>
    <w:rsid w:val="00B57E2D"/>
    <w:rsid w:val="00B62B78"/>
    <w:rsid w:val="00B62C9D"/>
    <w:rsid w:val="00B64BDC"/>
    <w:rsid w:val="00B65909"/>
    <w:rsid w:val="00B65929"/>
    <w:rsid w:val="00B65BEB"/>
    <w:rsid w:val="00B6600D"/>
    <w:rsid w:val="00B66558"/>
    <w:rsid w:val="00B66586"/>
    <w:rsid w:val="00B67112"/>
    <w:rsid w:val="00B71DB7"/>
    <w:rsid w:val="00B71E00"/>
    <w:rsid w:val="00B72A83"/>
    <w:rsid w:val="00B73581"/>
    <w:rsid w:val="00B740CE"/>
    <w:rsid w:val="00B74A9B"/>
    <w:rsid w:val="00B751D2"/>
    <w:rsid w:val="00B768F6"/>
    <w:rsid w:val="00B773D1"/>
    <w:rsid w:val="00B779F9"/>
    <w:rsid w:val="00B821DA"/>
    <w:rsid w:val="00B8311B"/>
    <w:rsid w:val="00B8486C"/>
    <w:rsid w:val="00B85B5C"/>
    <w:rsid w:val="00B86399"/>
    <w:rsid w:val="00B86427"/>
    <w:rsid w:val="00B86FA0"/>
    <w:rsid w:val="00B87103"/>
    <w:rsid w:val="00B87C5D"/>
    <w:rsid w:val="00B9031C"/>
    <w:rsid w:val="00B9054B"/>
    <w:rsid w:val="00B90575"/>
    <w:rsid w:val="00B90C9D"/>
    <w:rsid w:val="00B95B64"/>
    <w:rsid w:val="00B96A89"/>
    <w:rsid w:val="00B970C0"/>
    <w:rsid w:val="00B977CE"/>
    <w:rsid w:val="00B97E3C"/>
    <w:rsid w:val="00BA09BC"/>
    <w:rsid w:val="00BA1F88"/>
    <w:rsid w:val="00BA222E"/>
    <w:rsid w:val="00BA3268"/>
    <w:rsid w:val="00BA39D3"/>
    <w:rsid w:val="00BA4018"/>
    <w:rsid w:val="00BA4EC1"/>
    <w:rsid w:val="00BA5CAA"/>
    <w:rsid w:val="00BA649F"/>
    <w:rsid w:val="00BA675B"/>
    <w:rsid w:val="00BA68F4"/>
    <w:rsid w:val="00BA69EE"/>
    <w:rsid w:val="00BB0B11"/>
    <w:rsid w:val="00BB1B4B"/>
    <w:rsid w:val="00BB20DE"/>
    <w:rsid w:val="00BB3687"/>
    <w:rsid w:val="00BB4244"/>
    <w:rsid w:val="00BB4783"/>
    <w:rsid w:val="00BC10D9"/>
    <w:rsid w:val="00BC1B1A"/>
    <w:rsid w:val="00BC3514"/>
    <w:rsid w:val="00BC3517"/>
    <w:rsid w:val="00BC36AF"/>
    <w:rsid w:val="00BC4B06"/>
    <w:rsid w:val="00BC5448"/>
    <w:rsid w:val="00BC6B0F"/>
    <w:rsid w:val="00BC6BD7"/>
    <w:rsid w:val="00BC7401"/>
    <w:rsid w:val="00BD094A"/>
    <w:rsid w:val="00BD14D0"/>
    <w:rsid w:val="00BD254D"/>
    <w:rsid w:val="00BD30C9"/>
    <w:rsid w:val="00BD342E"/>
    <w:rsid w:val="00BD3699"/>
    <w:rsid w:val="00BD4843"/>
    <w:rsid w:val="00BD618D"/>
    <w:rsid w:val="00BD6B3A"/>
    <w:rsid w:val="00BD7840"/>
    <w:rsid w:val="00BD7979"/>
    <w:rsid w:val="00BD7B49"/>
    <w:rsid w:val="00BE0FF3"/>
    <w:rsid w:val="00BE1120"/>
    <w:rsid w:val="00BE1C36"/>
    <w:rsid w:val="00BE2539"/>
    <w:rsid w:val="00BE53CD"/>
    <w:rsid w:val="00BE5F23"/>
    <w:rsid w:val="00BE7ACB"/>
    <w:rsid w:val="00BE7F05"/>
    <w:rsid w:val="00BF01FA"/>
    <w:rsid w:val="00BF0676"/>
    <w:rsid w:val="00BF1870"/>
    <w:rsid w:val="00BF2E50"/>
    <w:rsid w:val="00BF37E8"/>
    <w:rsid w:val="00BF4348"/>
    <w:rsid w:val="00BF4639"/>
    <w:rsid w:val="00BF49C1"/>
    <w:rsid w:val="00BF515E"/>
    <w:rsid w:val="00BF60BB"/>
    <w:rsid w:val="00BF621E"/>
    <w:rsid w:val="00BF64C9"/>
    <w:rsid w:val="00C0090C"/>
    <w:rsid w:val="00C01AAF"/>
    <w:rsid w:val="00C02BB8"/>
    <w:rsid w:val="00C02BC5"/>
    <w:rsid w:val="00C0399B"/>
    <w:rsid w:val="00C03CCF"/>
    <w:rsid w:val="00C03DD9"/>
    <w:rsid w:val="00C03E16"/>
    <w:rsid w:val="00C042DF"/>
    <w:rsid w:val="00C043F9"/>
    <w:rsid w:val="00C04A83"/>
    <w:rsid w:val="00C05405"/>
    <w:rsid w:val="00C05E65"/>
    <w:rsid w:val="00C07089"/>
    <w:rsid w:val="00C114D6"/>
    <w:rsid w:val="00C11939"/>
    <w:rsid w:val="00C1527F"/>
    <w:rsid w:val="00C1577D"/>
    <w:rsid w:val="00C15803"/>
    <w:rsid w:val="00C15D3D"/>
    <w:rsid w:val="00C16786"/>
    <w:rsid w:val="00C16C30"/>
    <w:rsid w:val="00C174CE"/>
    <w:rsid w:val="00C17F8C"/>
    <w:rsid w:val="00C17FC9"/>
    <w:rsid w:val="00C20E44"/>
    <w:rsid w:val="00C20F61"/>
    <w:rsid w:val="00C2222F"/>
    <w:rsid w:val="00C23CB4"/>
    <w:rsid w:val="00C23FB1"/>
    <w:rsid w:val="00C24C69"/>
    <w:rsid w:val="00C252F9"/>
    <w:rsid w:val="00C2632B"/>
    <w:rsid w:val="00C2645B"/>
    <w:rsid w:val="00C270BB"/>
    <w:rsid w:val="00C27641"/>
    <w:rsid w:val="00C30A91"/>
    <w:rsid w:val="00C316D9"/>
    <w:rsid w:val="00C34D61"/>
    <w:rsid w:val="00C359B2"/>
    <w:rsid w:val="00C36132"/>
    <w:rsid w:val="00C36ABF"/>
    <w:rsid w:val="00C37121"/>
    <w:rsid w:val="00C37DB3"/>
    <w:rsid w:val="00C406E4"/>
    <w:rsid w:val="00C4171E"/>
    <w:rsid w:val="00C42572"/>
    <w:rsid w:val="00C43203"/>
    <w:rsid w:val="00C4347F"/>
    <w:rsid w:val="00C436FE"/>
    <w:rsid w:val="00C43866"/>
    <w:rsid w:val="00C43D4F"/>
    <w:rsid w:val="00C44AF9"/>
    <w:rsid w:val="00C4551F"/>
    <w:rsid w:val="00C45E5D"/>
    <w:rsid w:val="00C46503"/>
    <w:rsid w:val="00C47B02"/>
    <w:rsid w:val="00C50116"/>
    <w:rsid w:val="00C525D4"/>
    <w:rsid w:val="00C53D5B"/>
    <w:rsid w:val="00C610C9"/>
    <w:rsid w:val="00C6175D"/>
    <w:rsid w:val="00C61849"/>
    <w:rsid w:val="00C61A7A"/>
    <w:rsid w:val="00C61EB9"/>
    <w:rsid w:val="00C61FFF"/>
    <w:rsid w:val="00C64D58"/>
    <w:rsid w:val="00C661B4"/>
    <w:rsid w:val="00C704C0"/>
    <w:rsid w:val="00C72AED"/>
    <w:rsid w:val="00C72BF8"/>
    <w:rsid w:val="00C72E46"/>
    <w:rsid w:val="00C73C3E"/>
    <w:rsid w:val="00C73DD5"/>
    <w:rsid w:val="00C75261"/>
    <w:rsid w:val="00C754C9"/>
    <w:rsid w:val="00C75F6A"/>
    <w:rsid w:val="00C777A4"/>
    <w:rsid w:val="00C8094D"/>
    <w:rsid w:val="00C80DEA"/>
    <w:rsid w:val="00C80F16"/>
    <w:rsid w:val="00C819D4"/>
    <w:rsid w:val="00C81AED"/>
    <w:rsid w:val="00C81B11"/>
    <w:rsid w:val="00C82440"/>
    <w:rsid w:val="00C83D73"/>
    <w:rsid w:val="00C84AA7"/>
    <w:rsid w:val="00C84D53"/>
    <w:rsid w:val="00C87671"/>
    <w:rsid w:val="00C911A1"/>
    <w:rsid w:val="00C91493"/>
    <w:rsid w:val="00C9331B"/>
    <w:rsid w:val="00C9360A"/>
    <w:rsid w:val="00C93BBA"/>
    <w:rsid w:val="00C94574"/>
    <w:rsid w:val="00C960D7"/>
    <w:rsid w:val="00C9672C"/>
    <w:rsid w:val="00C96E76"/>
    <w:rsid w:val="00C972C3"/>
    <w:rsid w:val="00C9734D"/>
    <w:rsid w:val="00CA2F60"/>
    <w:rsid w:val="00CA4106"/>
    <w:rsid w:val="00CA7730"/>
    <w:rsid w:val="00CA7A4F"/>
    <w:rsid w:val="00CB0160"/>
    <w:rsid w:val="00CB069D"/>
    <w:rsid w:val="00CB3565"/>
    <w:rsid w:val="00CB4B04"/>
    <w:rsid w:val="00CB4BF9"/>
    <w:rsid w:val="00CB5020"/>
    <w:rsid w:val="00CB6536"/>
    <w:rsid w:val="00CB77F7"/>
    <w:rsid w:val="00CC0407"/>
    <w:rsid w:val="00CC0A23"/>
    <w:rsid w:val="00CC2FCF"/>
    <w:rsid w:val="00CC4C8D"/>
    <w:rsid w:val="00CD0B91"/>
    <w:rsid w:val="00CD1594"/>
    <w:rsid w:val="00CD28C6"/>
    <w:rsid w:val="00CD30A8"/>
    <w:rsid w:val="00CD3784"/>
    <w:rsid w:val="00CD462C"/>
    <w:rsid w:val="00CD46CA"/>
    <w:rsid w:val="00CD4EC1"/>
    <w:rsid w:val="00CD4F3A"/>
    <w:rsid w:val="00CD5762"/>
    <w:rsid w:val="00CD7827"/>
    <w:rsid w:val="00CD7A07"/>
    <w:rsid w:val="00CD7D11"/>
    <w:rsid w:val="00CE04EF"/>
    <w:rsid w:val="00CE0B4F"/>
    <w:rsid w:val="00CE2D51"/>
    <w:rsid w:val="00CE38CD"/>
    <w:rsid w:val="00CE506E"/>
    <w:rsid w:val="00CE581C"/>
    <w:rsid w:val="00CE5B79"/>
    <w:rsid w:val="00CE607E"/>
    <w:rsid w:val="00CE6BD9"/>
    <w:rsid w:val="00CF238F"/>
    <w:rsid w:val="00CF37AE"/>
    <w:rsid w:val="00CF425E"/>
    <w:rsid w:val="00CF47BD"/>
    <w:rsid w:val="00CF5233"/>
    <w:rsid w:val="00CF5BEF"/>
    <w:rsid w:val="00CF6387"/>
    <w:rsid w:val="00D0292C"/>
    <w:rsid w:val="00D029F3"/>
    <w:rsid w:val="00D02FF8"/>
    <w:rsid w:val="00D03F49"/>
    <w:rsid w:val="00D05969"/>
    <w:rsid w:val="00D066FC"/>
    <w:rsid w:val="00D06A7B"/>
    <w:rsid w:val="00D06E37"/>
    <w:rsid w:val="00D0715D"/>
    <w:rsid w:val="00D07393"/>
    <w:rsid w:val="00D10486"/>
    <w:rsid w:val="00D117CE"/>
    <w:rsid w:val="00D12CAD"/>
    <w:rsid w:val="00D130AE"/>
    <w:rsid w:val="00D133CF"/>
    <w:rsid w:val="00D14188"/>
    <w:rsid w:val="00D141EB"/>
    <w:rsid w:val="00D146C1"/>
    <w:rsid w:val="00D157CD"/>
    <w:rsid w:val="00D16444"/>
    <w:rsid w:val="00D2018A"/>
    <w:rsid w:val="00D20B9D"/>
    <w:rsid w:val="00D21F11"/>
    <w:rsid w:val="00D2286F"/>
    <w:rsid w:val="00D22FED"/>
    <w:rsid w:val="00D23415"/>
    <w:rsid w:val="00D251DF"/>
    <w:rsid w:val="00D25355"/>
    <w:rsid w:val="00D25A63"/>
    <w:rsid w:val="00D25C25"/>
    <w:rsid w:val="00D272D5"/>
    <w:rsid w:val="00D27465"/>
    <w:rsid w:val="00D27ACC"/>
    <w:rsid w:val="00D27EC5"/>
    <w:rsid w:val="00D3183D"/>
    <w:rsid w:val="00D32948"/>
    <w:rsid w:val="00D3343D"/>
    <w:rsid w:val="00D349D9"/>
    <w:rsid w:val="00D35E72"/>
    <w:rsid w:val="00D37CBA"/>
    <w:rsid w:val="00D37FE1"/>
    <w:rsid w:val="00D4049D"/>
    <w:rsid w:val="00D416FA"/>
    <w:rsid w:val="00D41D45"/>
    <w:rsid w:val="00D42F1B"/>
    <w:rsid w:val="00D461E3"/>
    <w:rsid w:val="00D47EDD"/>
    <w:rsid w:val="00D5164D"/>
    <w:rsid w:val="00D52801"/>
    <w:rsid w:val="00D54268"/>
    <w:rsid w:val="00D54478"/>
    <w:rsid w:val="00D544C2"/>
    <w:rsid w:val="00D56B5F"/>
    <w:rsid w:val="00D579AD"/>
    <w:rsid w:val="00D6125A"/>
    <w:rsid w:val="00D61566"/>
    <w:rsid w:val="00D6181A"/>
    <w:rsid w:val="00D621F0"/>
    <w:rsid w:val="00D62B72"/>
    <w:rsid w:val="00D64301"/>
    <w:rsid w:val="00D64569"/>
    <w:rsid w:val="00D64EE5"/>
    <w:rsid w:val="00D654CA"/>
    <w:rsid w:val="00D6577C"/>
    <w:rsid w:val="00D658AA"/>
    <w:rsid w:val="00D65FA5"/>
    <w:rsid w:val="00D66C87"/>
    <w:rsid w:val="00D67536"/>
    <w:rsid w:val="00D67787"/>
    <w:rsid w:val="00D67F64"/>
    <w:rsid w:val="00D70C5D"/>
    <w:rsid w:val="00D71209"/>
    <w:rsid w:val="00D732D8"/>
    <w:rsid w:val="00D7605B"/>
    <w:rsid w:val="00D7630B"/>
    <w:rsid w:val="00D76885"/>
    <w:rsid w:val="00D77936"/>
    <w:rsid w:val="00D800F9"/>
    <w:rsid w:val="00D84939"/>
    <w:rsid w:val="00D8575F"/>
    <w:rsid w:val="00D858BD"/>
    <w:rsid w:val="00D86A47"/>
    <w:rsid w:val="00D86B4D"/>
    <w:rsid w:val="00D87D7A"/>
    <w:rsid w:val="00D9045F"/>
    <w:rsid w:val="00D909B3"/>
    <w:rsid w:val="00D91825"/>
    <w:rsid w:val="00D91936"/>
    <w:rsid w:val="00D91A4E"/>
    <w:rsid w:val="00D91AEC"/>
    <w:rsid w:val="00D932C3"/>
    <w:rsid w:val="00D9347B"/>
    <w:rsid w:val="00D94999"/>
    <w:rsid w:val="00D95F8C"/>
    <w:rsid w:val="00DA0095"/>
    <w:rsid w:val="00DA06F3"/>
    <w:rsid w:val="00DA11DF"/>
    <w:rsid w:val="00DA250C"/>
    <w:rsid w:val="00DA3C86"/>
    <w:rsid w:val="00DA3D80"/>
    <w:rsid w:val="00DA40A1"/>
    <w:rsid w:val="00DA5BB0"/>
    <w:rsid w:val="00DB12D1"/>
    <w:rsid w:val="00DB5F47"/>
    <w:rsid w:val="00DB6510"/>
    <w:rsid w:val="00DB7E0C"/>
    <w:rsid w:val="00DC1F2F"/>
    <w:rsid w:val="00DC2484"/>
    <w:rsid w:val="00DC2DD7"/>
    <w:rsid w:val="00DC351F"/>
    <w:rsid w:val="00DC49BA"/>
    <w:rsid w:val="00DC560E"/>
    <w:rsid w:val="00DC5D61"/>
    <w:rsid w:val="00DC61B0"/>
    <w:rsid w:val="00DC7ABB"/>
    <w:rsid w:val="00DD002C"/>
    <w:rsid w:val="00DD290F"/>
    <w:rsid w:val="00DD2C8D"/>
    <w:rsid w:val="00DD606F"/>
    <w:rsid w:val="00DD63C2"/>
    <w:rsid w:val="00DD70BD"/>
    <w:rsid w:val="00DD79A7"/>
    <w:rsid w:val="00DD7E0E"/>
    <w:rsid w:val="00DD7EC6"/>
    <w:rsid w:val="00DE0CCF"/>
    <w:rsid w:val="00DE21F4"/>
    <w:rsid w:val="00DE23ED"/>
    <w:rsid w:val="00DE2A2F"/>
    <w:rsid w:val="00DE2A92"/>
    <w:rsid w:val="00DE2DAD"/>
    <w:rsid w:val="00DE2E6F"/>
    <w:rsid w:val="00DE329B"/>
    <w:rsid w:val="00DE374C"/>
    <w:rsid w:val="00DE394C"/>
    <w:rsid w:val="00DE4111"/>
    <w:rsid w:val="00DE4907"/>
    <w:rsid w:val="00DE5964"/>
    <w:rsid w:val="00DE5A96"/>
    <w:rsid w:val="00DE679D"/>
    <w:rsid w:val="00DE68C8"/>
    <w:rsid w:val="00DE6A69"/>
    <w:rsid w:val="00DE6C7A"/>
    <w:rsid w:val="00DE7B4E"/>
    <w:rsid w:val="00DF013B"/>
    <w:rsid w:val="00DF1529"/>
    <w:rsid w:val="00DF1569"/>
    <w:rsid w:val="00DF27C8"/>
    <w:rsid w:val="00DF2BBA"/>
    <w:rsid w:val="00DF5E96"/>
    <w:rsid w:val="00DF65B2"/>
    <w:rsid w:val="00DF6DB6"/>
    <w:rsid w:val="00DF731B"/>
    <w:rsid w:val="00DF7682"/>
    <w:rsid w:val="00DF7D8C"/>
    <w:rsid w:val="00E000BD"/>
    <w:rsid w:val="00E01303"/>
    <w:rsid w:val="00E01ED5"/>
    <w:rsid w:val="00E0440D"/>
    <w:rsid w:val="00E05B56"/>
    <w:rsid w:val="00E06999"/>
    <w:rsid w:val="00E06B53"/>
    <w:rsid w:val="00E06F44"/>
    <w:rsid w:val="00E0736F"/>
    <w:rsid w:val="00E10E49"/>
    <w:rsid w:val="00E111FF"/>
    <w:rsid w:val="00E11C3B"/>
    <w:rsid w:val="00E12CD1"/>
    <w:rsid w:val="00E13490"/>
    <w:rsid w:val="00E146CD"/>
    <w:rsid w:val="00E15A6B"/>
    <w:rsid w:val="00E16283"/>
    <w:rsid w:val="00E16AB8"/>
    <w:rsid w:val="00E17EBA"/>
    <w:rsid w:val="00E17F34"/>
    <w:rsid w:val="00E2010A"/>
    <w:rsid w:val="00E20D62"/>
    <w:rsid w:val="00E228D3"/>
    <w:rsid w:val="00E2371E"/>
    <w:rsid w:val="00E241D2"/>
    <w:rsid w:val="00E24F3F"/>
    <w:rsid w:val="00E25388"/>
    <w:rsid w:val="00E256CB"/>
    <w:rsid w:val="00E25AE9"/>
    <w:rsid w:val="00E27807"/>
    <w:rsid w:val="00E27D6B"/>
    <w:rsid w:val="00E30738"/>
    <w:rsid w:val="00E30B2B"/>
    <w:rsid w:val="00E317A7"/>
    <w:rsid w:val="00E337CA"/>
    <w:rsid w:val="00E346E4"/>
    <w:rsid w:val="00E34EE3"/>
    <w:rsid w:val="00E34F10"/>
    <w:rsid w:val="00E359FF"/>
    <w:rsid w:val="00E36152"/>
    <w:rsid w:val="00E368A1"/>
    <w:rsid w:val="00E4024D"/>
    <w:rsid w:val="00E414D7"/>
    <w:rsid w:val="00E41A5E"/>
    <w:rsid w:val="00E422EA"/>
    <w:rsid w:val="00E42335"/>
    <w:rsid w:val="00E42E06"/>
    <w:rsid w:val="00E431BE"/>
    <w:rsid w:val="00E43264"/>
    <w:rsid w:val="00E43DBF"/>
    <w:rsid w:val="00E44DC3"/>
    <w:rsid w:val="00E4554E"/>
    <w:rsid w:val="00E46D63"/>
    <w:rsid w:val="00E47E86"/>
    <w:rsid w:val="00E502E4"/>
    <w:rsid w:val="00E50B07"/>
    <w:rsid w:val="00E52CB7"/>
    <w:rsid w:val="00E54578"/>
    <w:rsid w:val="00E55946"/>
    <w:rsid w:val="00E571C9"/>
    <w:rsid w:val="00E6084C"/>
    <w:rsid w:val="00E6093E"/>
    <w:rsid w:val="00E630F5"/>
    <w:rsid w:val="00E63111"/>
    <w:rsid w:val="00E645E4"/>
    <w:rsid w:val="00E64EEE"/>
    <w:rsid w:val="00E655D5"/>
    <w:rsid w:val="00E6767D"/>
    <w:rsid w:val="00E7150D"/>
    <w:rsid w:val="00E71FFA"/>
    <w:rsid w:val="00E72F4A"/>
    <w:rsid w:val="00E745DB"/>
    <w:rsid w:val="00E74A63"/>
    <w:rsid w:val="00E75602"/>
    <w:rsid w:val="00E75830"/>
    <w:rsid w:val="00E7595E"/>
    <w:rsid w:val="00E77C07"/>
    <w:rsid w:val="00E77D18"/>
    <w:rsid w:val="00E803A5"/>
    <w:rsid w:val="00E80B43"/>
    <w:rsid w:val="00E81602"/>
    <w:rsid w:val="00E81FC4"/>
    <w:rsid w:val="00E834BB"/>
    <w:rsid w:val="00E8656D"/>
    <w:rsid w:val="00E86CB1"/>
    <w:rsid w:val="00E915C3"/>
    <w:rsid w:val="00E92B84"/>
    <w:rsid w:val="00E9315B"/>
    <w:rsid w:val="00E93E46"/>
    <w:rsid w:val="00E950B8"/>
    <w:rsid w:val="00E95F52"/>
    <w:rsid w:val="00E969FD"/>
    <w:rsid w:val="00E9756B"/>
    <w:rsid w:val="00EA1A00"/>
    <w:rsid w:val="00EA1B0A"/>
    <w:rsid w:val="00EA1D37"/>
    <w:rsid w:val="00EA2850"/>
    <w:rsid w:val="00EA34B7"/>
    <w:rsid w:val="00EA5B29"/>
    <w:rsid w:val="00EA5CB1"/>
    <w:rsid w:val="00EA5EF8"/>
    <w:rsid w:val="00EA6888"/>
    <w:rsid w:val="00EA6BBE"/>
    <w:rsid w:val="00EA6FFD"/>
    <w:rsid w:val="00EB0FF5"/>
    <w:rsid w:val="00EB1359"/>
    <w:rsid w:val="00EB18F0"/>
    <w:rsid w:val="00EB1B06"/>
    <w:rsid w:val="00EB206C"/>
    <w:rsid w:val="00EB3DA2"/>
    <w:rsid w:val="00EB433C"/>
    <w:rsid w:val="00EB4839"/>
    <w:rsid w:val="00EB5F29"/>
    <w:rsid w:val="00EB65E4"/>
    <w:rsid w:val="00EB66CA"/>
    <w:rsid w:val="00EB6783"/>
    <w:rsid w:val="00EB6888"/>
    <w:rsid w:val="00EB79C3"/>
    <w:rsid w:val="00EB7BB6"/>
    <w:rsid w:val="00EC0274"/>
    <w:rsid w:val="00EC0638"/>
    <w:rsid w:val="00EC28CA"/>
    <w:rsid w:val="00EC2A74"/>
    <w:rsid w:val="00EC302B"/>
    <w:rsid w:val="00EC306F"/>
    <w:rsid w:val="00EC3CDB"/>
    <w:rsid w:val="00EC4E7E"/>
    <w:rsid w:val="00EC549A"/>
    <w:rsid w:val="00EC5ABF"/>
    <w:rsid w:val="00EC63C7"/>
    <w:rsid w:val="00EC6AFB"/>
    <w:rsid w:val="00ED0379"/>
    <w:rsid w:val="00ED0CD8"/>
    <w:rsid w:val="00ED1540"/>
    <w:rsid w:val="00ED1E19"/>
    <w:rsid w:val="00ED384C"/>
    <w:rsid w:val="00ED3CF5"/>
    <w:rsid w:val="00ED410E"/>
    <w:rsid w:val="00ED468F"/>
    <w:rsid w:val="00ED4713"/>
    <w:rsid w:val="00ED4DD8"/>
    <w:rsid w:val="00ED5504"/>
    <w:rsid w:val="00ED5EB3"/>
    <w:rsid w:val="00ED73B8"/>
    <w:rsid w:val="00EE0562"/>
    <w:rsid w:val="00EE076F"/>
    <w:rsid w:val="00EE1226"/>
    <w:rsid w:val="00EE1A3C"/>
    <w:rsid w:val="00EE5396"/>
    <w:rsid w:val="00EE5FFF"/>
    <w:rsid w:val="00EF0D3F"/>
    <w:rsid w:val="00EF0EE2"/>
    <w:rsid w:val="00EF170F"/>
    <w:rsid w:val="00EF20AF"/>
    <w:rsid w:val="00EF2A80"/>
    <w:rsid w:val="00EF55C0"/>
    <w:rsid w:val="00EF598F"/>
    <w:rsid w:val="00EF5BCD"/>
    <w:rsid w:val="00EF6078"/>
    <w:rsid w:val="00EF6C6D"/>
    <w:rsid w:val="00EF781A"/>
    <w:rsid w:val="00F000C1"/>
    <w:rsid w:val="00F01A72"/>
    <w:rsid w:val="00F03DA9"/>
    <w:rsid w:val="00F04046"/>
    <w:rsid w:val="00F05C27"/>
    <w:rsid w:val="00F067A8"/>
    <w:rsid w:val="00F07960"/>
    <w:rsid w:val="00F104D4"/>
    <w:rsid w:val="00F10951"/>
    <w:rsid w:val="00F11100"/>
    <w:rsid w:val="00F1174D"/>
    <w:rsid w:val="00F122FE"/>
    <w:rsid w:val="00F1263F"/>
    <w:rsid w:val="00F12647"/>
    <w:rsid w:val="00F12AB8"/>
    <w:rsid w:val="00F13534"/>
    <w:rsid w:val="00F136A6"/>
    <w:rsid w:val="00F13D91"/>
    <w:rsid w:val="00F15720"/>
    <w:rsid w:val="00F15EC6"/>
    <w:rsid w:val="00F17119"/>
    <w:rsid w:val="00F17C83"/>
    <w:rsid w:val="00F21352"/>
    <w:rsid w:val="00F22324"/>
    <w:rsid w:val="00F223E7"/>
    <w:rsid w:val="00F22884"/>
    <w:rsid w:val="00F231FC"/>
    <w:rsid w:val="00F23DF7"/>
    <w:rsid w:val="00F23E40"/>
    <w:rsid w:val="00F2444C"/>
    <w:rsid w:val="00F24AA2"/>
    <w:rsid w:val="00F25363"/>
    <w:rsid w:val="00F25BCB"/>
    <w:rsid w:val="00F26569"/>
    <w:rsid w:val="00F268AC"/>
    <w:rsid w:val="00F26ABC"/>
    <w:rsid w:val="00F26AEF"/>
    <w:rsid w:val="00F30DC7"/>
    <w:rsid w:val="00F323C4"/>
    <w:rsid w:val="00F33067"/>
    <w:rsid w:val="00F34D95"/>
    <w:rsid w:val="00F34EDA"/>
    <w:rsid w:val="00F35720"/>
    <w:rsid w:val="00F35F08"/>
    <w:rsid w:val="00F36B7E"/>
    <w:rsid w:val="00F37B84"/>
    <w:rsid w:val="00F37C64"/>
    <w:rsid w:val="00F4061B"/>
    <w:rsid w:val="00F440E5"/>
    <w:rsid w:val="00F44E39"/>
    <w:rsid w:val="00F451A0"/>
    <w:rsid w:val="00F45F16"/>
    <w:rsid w:val="00F460C1"/>
    <w:rsid w:val="00F460CE"/>
    <w:rsid w:val="00F47948"/>
    <w:rsid w:val="00F479F1"/>
    <w:rsid w:val="00F507A7"/>
    <w:rsid w:val="00F511EF"/>
    <w:rsid w:val="00F51934"/>
    <w:rsid w:val="00F51E4F"/>
    <w:rsid w:val="00F52F39"/>
    <w:rsid w:val="00F53BAF"/>
    <w:rsid w:val="00F53C11"/>
    <w:rsid w:val="00F541F6"/>
    <w:rsid w:val="00F542A2"/>
    <w:rsid w:val="00F54FFF"/>
    <w:rsid w:val="00F55A97"/>
    <w:rsid w:val="00F55F3E"/>
    <w:rsid w:val="00F578C5"/>
    <w:rsid w:val="00F60D68"/>
    <w:rsid w:val="00F628A8"/>
    <w:rsid w:val="00F62978"/>
    <w:rsid w:val="00F62EDB"/>
    <w:rsid w:val="00F67799"/>
    <w:rsid w:val="00F67AD9"/>
    <w:rsid w:val="00F7066E"/>
    <w:rsid w:val="00F70DE2"/>
    <w:rsid w:val="00F715E4"/>
    <w:rsid w:val="00F71E27"/>
    <w:rsid w:val="00F7273B"/>
    <w:rsid w:val="00F73C1B"/>
    <w:rsid w:val="00F741B8"/>
    <w:rsid w:val="00F74EEF"/>
    <w:rsid w:val="00F756B6"/>
    <w:rsid w:val="00F7584E"/>
    <w:rsid w:val="00F75D1F"/>
    <w:rsid w:val="00F761EF"/>
    <w:rsid w:val="00F76945"/>
    <w:rsid w:val="00F77A0B"/>
    <w:rsid w:val="00F77D01"/>
    <w:rsid w:val="00F809BF"/>
    <w:rsid w:val="00F80DD1"/>
    <w:rsid w:val="00F817B1"/>
    <w:rsid w:val="00F81BF8"/>
    <w:rsid w:val="00F81E3D"/>
    <w:rsid w:val="00F83012"/>
    <w:rsid w:val="00F83928"/>
    <w:rsid w:val="00F83CA8"/>
    <w:rsid w:val="00F83CEE"/>
    <w:rsid w:val="00F83E09"/>
    <w:rsid w:val="00F83E56"/>
    <w:rsid w:val="00F845FD"/>
    <w:rsid w:val="00F84664"/>
    <w:rsid w:val="00F855AB"/>
    <w:rsid w:val="00F863C2"/>
    <w:rsid w:val="00F86527"/>
    <w:rsid w:val="00F876DB"/>
    <w:rsid w:val="00F87B54"/>
    <w:rsid w:val="00F902F0"/>
    <w:rsid w:val="00F90B43"/>
    <w:rsid w:val="00F9116C"/>
    <w:rsid w:val="00F935B7"/>
    <w:rsid w:val="00F94B28"/>
    <w:rsid w:val="00F95473"/>
    <w:rsid w:val="00F96056"/>
    <w:rsid w:val="00F961D1"/>
    <w:rsid w:val="00F96FC2"/>
    <w:rsid w:val="00F97A6D"/>
    <w:rsid w:val="00FA0940"/>
    <w:rsid w:val="00FA146F"/>
    <w:rsid w:val="00FA1EDC"/>
    <w:rsid w:val="00FA2E18"/>
    <w:rsid w:val="00FA2E83"/>
    <w:rsid w:val="00FA33FC"/>
    <w:rsid w:val="00FA3DF4"/>
    <w:rsid w:val="00FA4D1D"/>
    <w:rsid w:val="00FA5E60"/>
    <w:rsid w:val="00FA6BF2"/>
    <w:rsid w:val="00FA6CCD"/>
    <w:rsid w:val="00FA779F"/>
    <w:rsid w:val="00FB0158"/>
    <w:rsid w:val="00FB04FC"/>
    <w:rsid w:val="00FB07B6"/>
    <w:rsid w:val="00FB0B12"/>
    <w:rsid w:val="00FB284C"/>
    <w:rsid w:val="00FB2A67"/>
    <w:rsid w:val="00FB38D5"/>
    <w:rsid w:val="00FB49CE"/>
    <w:rsid w:val="00FB4A4E"/>
    <w:rsid w:val="00FB6537"/>
    <w:rsid w:val="00FB6801"/>
    <w:rsid w:val="00FB712F"/>
    <w:rsid w:val="00FB73CD"/>
    <w:rsid w:val="00FB79A6"/>
    <w:rsid w:val="00FC27D9"/>
    <w:rsid w:val="00FC32A3"/>
    <w:rsid w:val="00FC398F"/>
    <w:rsid w:val="00FC3EEC"/>
    <w:rsid w:val="00FC40B5"/>
    <w:rsid w:val="00FC461D"/>
    <w:rsid w:val="00FC51E3"/>
    <w:rsid w:val="00FC613D"/>
    <w:rsid w:val="00FC726C"/>
    <w:rsid w:val="00FC72A4"/>
    <w:rsid w:val="00FD14FC"/>
    <w:rsid w:val="00FD225C"/>
    <w:rsid w:val="00FD3EEB"/>
    <w:rsid w:val="00FD4148"/>
    <w:rsid w:val="00FD53DD"/>
    <w:rsid w:val="00FD5A13"/>
    <w:rsid w:val="00FD7014"/>
    <w:rsid w:val="00FD738C"/>
    <w:rsid w:val="00FE00BE"/>
    <w:rsid w:val="00FE0C4E"/>
    <w:rsid w:val="00FE1D81"/>
    <w:rsid w:val="00FE1ECE"/>
    <w:rsid w:val="00FE3C44"/>
    <w:rsid w:val="00FE48D5"/>
    <w:rsid w:val="00FE4BE5"/>
    <w:rsid w:val="00FE5469"/>
    <w:rsid w:val="00FE65BB"/>
    <w:rsid w:val="00FE675E"/>
    <w:rsid w:val="00FE67E9"/>
    <w:rsid w:val="00FE772A"/>
    <w:rsid w:val="00FF0509"/>
    <w:rsid w:val="00FF0D1A"/>
    <w:rsid w:val="00FF10F0"/>
    <w:rsid w:val="00FF1595"/>
    <w:rsid w:val="00FF1C7D"/>
    <w:rsid w:val="00FF1EE5"/>
    <w:rsid w:val="00FF3E66"/>
    <w:rsid w:val="00FF3E9D"/>
    <w:rsid w:val="00FF3ED0"/>
    <w:rsid w:val="00FF4522"/>
    <w:rsid w:val="00FF4752"/>
    <w:rsid w:val="00FF5411"/>
    <w:rsid w:val="00FF5821"/>
    <w:rsid w:val="00FF65D2"/>
    <w:rsid w:val="00FF6C2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8C6029"/>
  <w15:docId w15:val="{339550AC-6F2C-43CB-B477-FB41D0FB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420"/>
    <w:pPr>
      <w:jc w:val="both"/>
    </w:pPr>
  </w:style>
  <w:style w:type="paragraph" w:styleId="Heading1">
    <w:name w:val="heading 1"/>
    <w:basedOn w:val="Normal"/>
    <w:next w:val="Normal"/>
    <w:link w:val="Heading1Char"/>
    <w:uiPriority w:val="9"/>
    <w:qFormat/>
    <w:rsid w:val="005062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4D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47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7E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7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7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57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57480"/>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062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4D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B47F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F218C"/>
    <w:pPr>
      <w:ind w:left="720"/>
      <w:contextualSpacing/>
    </w:pPr>
  </w:style>
  <w:style w:type="paragraph" w:styleId="FootnoteText">
    <w:name w:val="footnote text"/>
    <w:basedOn w:val="Normal"/>
    <w:link w:val="FootnoteTextChar"/>
    <w:uiPriority w:val="99"/>
    <w:semiHidden/>
    <w:unhideWhenUsed/>
    <w:rsid w:val="00125E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5EE7"/>
    <w:rPr>
      <w:sz w:val="20"/>
      <w:szCs w:val="20"/>
    </w:rPr>
  </w:style>
  <w:style w:type="character" w:styleId="FootnoteReference">
    <w:name w:val="footnote reference"/>
    <w:basedOn w:val="DefaultParagraphFont"/>
    <w:uiPriority w:val="99"/>
    <w:semiHidden/>
    <w:unhideWhenUsed/>
    <w:rsid w:val="00125EE7"/>
    <w:rPr>
      <w:vertAlign w:val="superscript"/>
    </w:rPr>
  </w:style>
  <w:style w:type="character" w:styleId="Hyperlink">
    <w:name w:val="Hyperlink"/>
    <w:basedOn w:val="DefaultParagraphFont"/>
    <w:uiPriority w:val="99"/>
    <w:unhideWhenUsed/>
    <w:rsid w:val="00ED0CD8"/>
    <w:rPr>
      <w:color w:val="0000FF" w:themeColor="hyperlink"/>
      <w:u w:val="single"/>
    </w:rPr>
  </w:style>
  <w:style w:type="character" w:customStyle="1" w:styleId="Heading4Char">
    <w:name w:val="Heading 4 Char"/>
    <w:basedOn w:val="DefaultParagraphFont"/>
    <w:link w:val="Heading4"/>
    <w:uiPriority w:val="9"/>
    <w:rsid w:val="00DD7E0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50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rsid w:val="00C42572"/>
    <w:pPr>
      <w:spacing w:before="100" w:beforeAutospacing="1" w:after="100" w:afterAutospacing="1" w:line="240" w:lineRule="auto"/>
      <w:jc w:val="left"/>
    </w:pPr>
    <w:rPr>
      <w:rFonts w:ascii="Times New Roman" w:eastAsia="Times New Roman" w:hAnsi="Times New Roman" w:cs="Times New Roman"/>
      <w:sz w:val="24"/>
      <w:szCs w:val="24"/>
      <w:lang w:val="en-AU" w:eastAsia="en-AU"/>
    </w:rPr>
  </w:style>
  <w:style w:type="paragraph" w:styleId="Header">
    <w:name w:val="header"/>
    <w:basedOn w:val="Normal"/>
    <w:link w:val="HeaderChar"/>
    <w:uiPriority w:val="99"/>
    <w:unhideWhenUsed/>
    <w:rsid w:val="005F7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458"/>
  </w:style>
  <w:style w:type="paragraph" w:styleId="Footer">
    <w:name w:val="footer"/>
    <w:basedOn w:val="Normal"/>
    <w:link w:val="FooterChar"/>
    <w:uiPriority w:val="99"/>
    <w:unhideWhenUsed/>
    <w:rsid w:val="005F7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458"/>
  </w:style>
  <w:style w:type="paragraph" w:styleId="BalloonText">
    <w:name w:val="Balloon Text"/>
    <w:basedOn w:val="Normal"/>
    <w:link w:val="BalloonTextChar"/>
    <w:uiPriority w:val="99"/>
    <w:semiHidden/>
    <w:unhideWhenUsed/>
    <w:rsid w:val="005F7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458"/>
    <w:rPr>
      <w:rFonts w:ascii="Tahoma" w:hAnsi="Tahoma" w:cs="Tahoma"/>
      <w:sz w:val="16"/>
      <w:szCs w:val="16"/>
    </w:rPr>
  </w:style>
  <w:style w:type="paragraph" w:styleId="BodyText3">
    <w:name w:val="Body Text 3"/>
    <w:basedOn w:val="Normal"/>
    <w:link w:val="BodyText3Char"/>
    <w:rsid w:val="00D76885"/>
    <w:pPr>
      <w:spacing w:after="120" w:line="240" w:lineRule="auto"/>
      <w:jc w:val="left"/>
    </w:pPr>
    <w:rPr>
      <w:rFonts w:ascii="Times New Roman" w:eastAsia="Batang" w:hAnsi="Times New Roman" w:cs="Times New Roman"/>
      <w:sz w:val="16"/>
      <w:szCs w:val="16"/>
      <w:lang w:val="en-AU"/>
    </w:rPr>
  </w:style>
  <w:style w:type="character" w:customStyle="1" w:styleId="BodyText3Char">
    <w:name w:val="Body Text 3 Char"/>
    <w:basedOn w:val="DefaultParagraphFont"/>
    <w:link w:val="BodyText3"/>
    <w:rsid w:val="00D76885"/>
    <w:rPr>
      <w:rFonts w:ascii="Times New Roman" w:eastAsia="Batang" w:hAnsi="Times New Roman" w:cs="Times New Roman"/>
      <w:sz w:val="16"/>
      <w:szCs w:val="16"/>
      <w:lang w:val="en-AU"/>
    </w:rPr>
  </w:style>
  <w:style w:type="character" w:styleId="CommentReference">
    <w:name w:val="annotation reference"/>
    <w:basedOn w:val="DefaultParagraphFont"/>
    <w:uiPriority w:val="99"/>
    <w:semiHidden/>
    <w:unhideWhenUsed/>
    <w:rsid w:val="00C47B02"/>
    <w:rPr>
      <w:sz w:val="16"/>
      <w:szCs w:val="16"/>
    </w:rPr>
  </w:style>
  <w:style w:type="paragraph" w:styleId="CommentText">
    <w:name w:val="annotation text"/>
    <w:basedOn w:val="Normal"/>
    <w:link w:val="CommentTextChar"/>
    <w:uiPriority w:val="99"/>
    <w:semiHidden/>
    <w:unhideWhenUsed/>
    <w:rsid w:val="00C47B02"/>
    <w:pPr>
      <w:spacing w:line="240" w:lineRule="auto"/>
    </w:pPr>
    <w:rPr>
      <w:sz w:val="20"/>
      <w:szCs w:val="20"/>
    </w:rPr>
  </w:style>
  <w:style w:type="character" w:customStyle="1" w:styleId="CommentTextChar">
    <w:name w:val="Comment Text Char"/>
    <w:basedOn w:val="DefaultParagraphFont"/>
    <w:link w:val="CommentText"/>
    <w:uiPriority w:val="99"/>
    <w:semiHidden/>
    <w:rsid w:val="00C47B02"/>
    <w:rPr>
      <w:sz w:val="20"/>
      <w:szCs w:val="20"/>
    </w:rPr>
  </w:style>
  <w:style w:type="paragraph" w:styleId="CommentSubject">
    <w:name w:val="annotation subject"/>
    <w:basedOn w:val="CommentText"/>
    <w:next w:val="CommentText"/>
    <w:link w:val="CommentSubjectChar"/>
    <w:uiPriority w:val="99"/>
    <w:semiHidden/>
    <w:unhideWhenUsed/>
    <w:rsid w:val="00C47B02"/>
    <w:rPr>
      <w:b/>
      <w:bCs/>
    </w:rPr>
  </w:style>
  <w:style w:type="character" w:customStyle="1" w:styleId="CommentSubjectChar">
    <w:name w:val="Comment Subject Char"/>
    <w:basedOn w:val="CommentTextChar"/>
    <w:link w:val="CommentSubject"/>
    <w:uiPriority w:val="99"/>
    <w:semiHidden/>
    <w:rsid w:val="00C47B02"/>
    <w:rPr>
      <w:b/>
      <w:bCs/>
      <w:sz w:val="20"/>
      <w:szCs w:val="20"/>
    </w:rPr>
  </w:style>
  <w:style w:type="paragraph" w:styleId="PlainText">
    <w:name w:val="Plain Text"/>
    <w:basedOn w:val="Normal"/>
    <w:link w:val="PlainTextChar"/>
    <w:uiPriority w:val="99"/>
    <w:unhideWhenUsed/>
    <w:rsid w:val="00544A98"/>
    <w:pPr>
      <w:spacing w:after="0" w:line="240" w:lineRule="auto"/>
      <w:jc w:val="left"/>
    </w:pPr>
    <w:rPr>
      <w:rFonts w:ascii="Consolas" w:hAnsi="Consolas" w:cs="Times New Roman"/>
      <w:sz w:val="21"/>
      <w:szCs w:val="21"/>
      <w:lang w:val="en-NZ" w:eastAsia="en-NZ"/>
    </w:rPr>
  </w:style>
  <w:style w:type="character" w:customStyle="1" w:styleId="PlainTextChar">
    <w:name w:val="Plain Text Char"/>
    <w:basedOn w:val="DefaultParagraphFont"/>
    <w:link w:val="PlainText"/>
    <w:uiPriority w:val="99"/>
    <w:rsid w:val="00544A98"/>
    <w:rPr>
      <w:rFonts w:ascii="Consolas" w:hAnsi="Consolas" w:cs="Times New Roman"/>
      <w:sz w:val="21"/>
      <w:szCs w:val="21"/>
      <w:lang w:val="en-NZ" w:eastAsia="en-NZ"/>
    </w:rPr>
  </w:style>
  <w:style w:type="table" w:customStyle="1" w:styleId="LightList1">
    <w:name w:val="Light List1"/>
    <w:basedOn w:val="TableNormal"/>
    <w:uiPriority w:val="61"/>
    <w:rsid w:val="0034158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793F20"/>
    <w:pPr>
      <w:spacing w:after="0" w:line="240" w:lineRule="auto"/>
    </w:pPr>
  </w:style>
  <w:style w:type="paragraph" w:styleId="TOCHeading">
    <w:name w:val="TOC Heading"/>
    <w:basedOn w:val="Heading1"/>
    <w:next w:val="Normal"/>
    <w:uiPriority w:val="39"/>
    <w:unhideWhenUsed/>
    <w:qFormat/>
    <w:rsid w:val="005C0472"/>
    <w:pPr>
      <w:jc w:val="left"/>
      <w:outlineLvl w:val="9"/>
    </w:pPr>
    <w:rPr>
      <w:lang w:eastAsia="ja-JP"/>
    </w:rPr>
  </w:style>
  <w:style w:type="paragraph" w:styleId="TOC1">
    <w:name w:val="toc 1"/>
    <w:basedOn w:val="Normal"/>
    <w:next w:val="Normal"/>
    <w:autoRedefine/>
    <w:uiPriority w:val="39"/>
    <w:unhideWhenUsed/>
    <w:rsid w:val="005C0472"/>
    <w:pPr>
      <w:spacing w:after="100"/>
    </w:pPr>
  </w:style>
  <w:style w:type="paragraph" w:styleId="TOC2">
    <w:name w:val="toc 2"/>
    <w:basedOn w:val="Normal"/>
    <w:next w:val="Normal"/>
    <w:autoRedefine/>
    <w:uiPriority w:val="39"/>
    <w:unhideWhenUsed/>
    <w:rsid w:val="005C0472"/>
    <w:pPr>
      <w:spacing w:after="100"/>
      <w:ind w:left="220"/>
    </w:pPr>
  </w:style>
  <w:style w:type="paragraph" w:styleId="TOC3">
    <w:name w:val="toc 3"/>
    <w:basedOn w:val="Normal"/>
    <w:next w:val="Normal"/>
    <w:autoRedefine/>
    <w:uiPriority w:val="39"/>
    <w:unhideWhenUsed/>
    <w:rsid w:val="005C0472"/>
    <w:pPr>
      <w:spacing w:after="100"/>
      <w:ind w:left="440"/>
    </w:pPr>
  </w:style>
  <w:style w:type="character" w:styleId="Emphasis">
    <w:name w:val="Emphasis"/>
    <w:basedOn w:val="DefaultParagraphFont"/>
    <w:uiPriority w:val="20"/>
    <w:qFormat/>
    <w:rsid w:val="000F48B8"/>
    <w:rPr>
      <w:i/>
      <w:iCs/>
    </w:rPr>
  </w:style>
  <w:style w:type="character" w:customStyle="1" w:styleId="UnresolvedMention1">
    <w:name w:val="Unresolved Mention1"/>
    <w:basedOn w:val="DefaultParagraphFont"/>
    <w:uiPriority w:val="99"/>
    <w:semiHidden/>
    <w:unhideWhenUsed/>
    <w:rsid w:val="005455FE"/>
    <w:rPr>
      <w:color w:val="605E5C"/>
      <w:shd w:val="clear" w:color="auto" w:fill="E1DFDD"/>
    </w:rPr>
  </w:style>
  <w:style w:type="character" w:styleId="FollowedHyperlink">
    <w:name w:val="FollowedHyperlink"/>
    <w:basedOn w:val="DefaultParagraphFont"/>
    <w:uiPriority w:val="99"/>
    <w:semiHidden/>
    <w:unhideWhenUsed/>
    <w:rsid w:val="005455FE"/>
    <w:rPr>
      <w:color w:val="800080" w:themeColor="followedHyperlink"/>
      <w:u w:val="single"/>
    </w:rPr>
  </w:style>
  <w:style w:type="character" w:styleId="UnresolvedMention">
    <w:name w:val="Unresolved Mention"/>
    <w:basedOn w:val="DefaultParagraphFont"/>
    <w:uiPriority w:val="99"/>
    <w:semiHidden/>
    <w:unhideWhenUsed/>
    <w:rsid w:val="00F21352"/>
    <w:rPr>
      <w:color w:val="605E5C"/>
      <w:shd w:val="clear" w:color="auto" w:fill="E1DFDD"/>
    </w:rPr>
  </w:style>
  <w:style w:type="paragraph" w:styleId="ListBullet">
    <w:name w:val="List Bullet"/>
    <w:basedOn w:val="Normal"/>
    <w:uiPriority w:val="99"/>
    <w:unhideWhenUsed/>
    <w:rsid w:val="007B5D83"/>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9715">
      <w:bodyDiv w:val="1"/>
      <w:marLeft w:val="0"/>
      <w:marRight w:val="0"/>
      <w:marTop w:val="0"/>
      <w:marBottom w:val="0"/>
      <w:divBdr>
        <w:top w:val="none" w:sz="0" w:space="0" w:color="auto"/>
        <w:left w:val="none" w:sz="0" w:space="0" w:color="auto"/>
        <w:bottom w:val="none" w:sz="0" w:space="0" w:color="auto"/>
        <w:right w:val="none" w:sz="0" w:space="0" w:color="auto"/>
      </w:divBdr>
    </w:div>
    <w:div w:id="110052831">
      <w:bodyDiv w:val="1"/>
      <w:marLeft w:val="0"/>
      <w:marRight w:val="0"/>
      <w:marTop w:val="0"/>
      <w:marBottom w:val="0"/>
      <w:divBdr>
        <w:top w:val="none" w:sz="0" w:space="0" w:color="auto"/>
        <w:left w:val="none" w:sz="0" w:space="0" w:color="auto"/>
        <w:bottom w:val="none" w:sz="0" w:space="0" w:color="auto"/>
        <w:right w:val="none" w:sz="0" w:space="0" w:color="auto"/>
      </w:divBdr>
      <w:divsChild>
        <w:div w:id="53160789">
          <w:marLeft w:val="1800"/>
          <w:marRight w:val="0"/>
          <w:marTop w:val="100"/>
          <w:marBottom w:val="0"/>
          <w:divBdr>
            <w:top w:val="none" w:sz="0" w:space="0" w:color="auto"/>
            <w:left w:val="none" w:sz="0" w:space="0" w:color="auto"/>
            <w:bottom w:val="none" w:sz="0" w:space="0" w:color="auto"/>
            <w:right w:val="none" w:sz="0" w:space="0" w:color="auto"/>
          </w:divBdr>
        </w:div>
        <w:div w:id="64691959">
          <w:marLeft w:val="1800"/>
          <w:marRight w:val="0"/>
          <w:marTop w:val="100"/>
          <w:marBottom w:val="0"/>
          <w:divBdr>
            <w:top w:val="none" w:sz="0" w:space="0" w:color="auto"/>
            <w:left w:val="none" w:sz="0" w:space="0" w:color="auto"/>
            <w:bottom w:val="none" w:sz="0" w:space="0" w:color="auto"/>
            <w:right w:val="none" w:sz="0" w:space="0" w:color="auto"/>
          </w:divBdr>
        </w:div>
        <w:div w:id="1107969753">
          <w:marLeft w:val="1800"/>
          <w:marRight w:val="0"/>
          <w:marTop w:val="100"/>
          <w:marBottom w:val="0"/>
          <w:divBdr>
            <w:top w:val="none" w:sz="0" w:space="0" w:color="auto"/>
            <w:left w:val="none" w:sz="0" w:space="0" w:color="auto"/>
            <w:bottom w:val="none" w:sz="0" w:space="0" w:color="auto"/>
            <w:right w:val="none" w:sz="0" w:space="0" w:color="auto"/>
          </w:divBdr>
        </w:div>
        <w:div w:id="1399205648">
          <w:marLeft w:val="1800"/>
          <w:marRight w:val="0"/>
          <w:marTop w:val="100"/>
          <w:marBottom w:val="0"/>
          <w:divBdr>
            <w:top w:val="none" w:sz="0" w:space="0" w:color="auto"/>
            <w:left w:val="none" w:sz="0" w:space="0" w:color="auto"/>
            <w:bottom w:val="none" w:sz="0" w:space="0" w:color="auto"/>
            <w:right w:val="none" w:sz="0" w:space="0" w:color="auto"/>
          </w:divBdr>
        </w:div>
      </w:divsChild>
    </w:div>
    <w:div w:id="208877874">
      <w:bodyDiv w:val="1"/>
      <w:marLeft w:val="0"/>
      <w:marRight w:val="0"/>
      <w:marTop w:val="0"/>
      <w:marBottom w:val="0"/>
      <w:divBdr>
        <w:top w:val="none" w:sz="0" w:space="0" w:color="auto"/>
        <w:left w:val="none" w:sz="0" w:space="0" w:color="auto"/>
        <w:bottom w:val="none" w:sz="0" w:space="0" w:color="auto"/>
        <w:right w:val="none" w:sz="0" w:space="0" w:color="auto"/>
      </w:divBdr>
    </w:div>
    <w:div w:id="270936682">
      <w:bodyDiv w:val="1"/>
      <w:marLeft w:val="0"/>
      <w:marRight w:val="0"/>
      <w:marTop w:val="0"/>
      <w:marBottom w:val="0"/>
      <w:divBdr>
        <w:top w:val="none" w:sz="0" w:space="0" w:color="auto"/>
        <w:left w:val="none" w:sz="0" w:space="0" w:color="auto"/>
        <w:bottom w:val="none" w:sz="0" w:space="0" w:color="auto"/>
        <w:right w:val="none" w:sz="0" w:space="0" w:color="auto"/>
      </w:divBdr>
    </w:div>
    <w:div w:id="279801403">
      <w:bodyDiv w:val="1"/>
      <w:marLeft w:val="0"/>
      <w:marRight w:val="0"/>
      <w:marTop w:val="0"/>
      <w:marBottom w:val="0"/>
      <w:divBdr>
        <w:top w:val="none" w:sz="0" w:space="0" w:color="auto"/>
        <w:left w:val="none" w:sz="0" w:space="0" w:color="auto"/>
        <w:bottom w:val="none" w:sz="0" w:space="0" w:color="auto"/>
        <w:right w:val="none" w:sz="0" w:space="0" w:color="auto"/>
      </w:divBdr>
    </w:div>
    <w:div w:id="283467271">
      <w:bodyDiv w:val="1"/>
      <w:marLeft w:val="0"/>
      <w:marRight w:val="0"/>
      <w:marTop w:val="0"/>
      <w:marBottom w:val="0"/>
      <w:divBdr>
        <w:top w:val="none" w:sz="0" w:space="0" w:color="auto"/>
        <w:left w:val="none" w:sz="0" w:space="0" w:color="auto"/>
        <w:bottom w:val="none" w:sz="0" w:space="0" w:color="auto"/>
        <w:right w:val="none" w:sz="0" w:space="0" w:color="auto"/>
      </w:divBdr>
    </w:div>
    <w:div w:id="328170998">
      <w:bodyDiv w:val="1"/>
      <w:marLeft w:val="0"/>
      <w:marRight w:val="0"/>
      <w:marTop w:val="0"/>
      <w:marBottom w:val="0"/>
      <w:divBdr>
        <w:top w:val="none" w:sz="0" w:space="0" w:color="auto"/>
        <w:left w:val="none" w:sz="0" w:space="0" w:color="auto"/>
        <w:bottom w:val="none" w:sz="0" w:space="0" w:color="auto"/>
        <w:right w:val="none" w:sz="0" w:space="0" w:color="auto"/>
      </w:divBdr>
    </w:div>
    <w:div w:id="330379737">
      <w:bodyDiv w:val="1"/>
      <w:marLeft w:val="0"/>
      <w:marRight w:val="0"/>
      <w:marTop w:val="0"/>
      <w:marBottom w:val="0"/>
      <w:divBdr>
        <w:top w:val="none" w:sz="0" w:space="0" w:color="auto"/>
        <w:left w:val="none" w:sz="0" w:space="0" w:color="auto"/>
        <w:bottom w:val="none" w:sz="0" w:space="0" w:color="auto"/>
        <w:right w:val="none" w:sz="0" w:space="0" w:color="auto"/>
      </w:divBdr>
    </w:div>
    <w:div w:id="517890909">
      <w:bodyDiv w:val="1"/>
      <w:marLeft w:val="0"/>
      <w:marRight w:val="0"/>
      <w:marTop w:val="0"/>
      <w:marBottom w:val="0"/>
      <w:divBdr>
        <w:top w:val="none" w:sz="0" w:space="0" w:color="auto"/>
        <w:left w:val="none" w:sz="0" w:space="0" w:color="auto"/>
        <w:bottom w:val="none" w:sz="0" w:space="0" w:color="auto"/>
        <w:right w:val="none" w:sz="0" w:space="0" w:color="auto"/>
      </w:divBdr>
      <w:divsChild>
        <w:div w:id="464129558">
          <w:marLeft w:val="806"/>
          <w:marRight w:val="0"/>
          <w:marTop w:val="200"/>
          <w:marBottom w:val="0"/>
          <w:divBdr>
            <w:top w:val="none" w:sz="0" w:space="0" w:color="auto"/>
            <w:left w:val="none" w:sz="0" w:space="0" w:color="auto"/>
            <w:bottom w:val="none" w:sz="0" w:space="0" w:color="auto"/>
            <w:right w:val="none" w:sz="0" w:space="0" w:color="auto"/>
          </w:divBdr>
        </w:div>
        <w:div w:id="517236114">
          <w:marLeft w:val="806"/>
          <w:marRight w:val="0"/>
          <w:marTop w:val="200"/>
          <w:marBottom w:val="0"/>
          <w:divBdr>
            <w:top w:val="none" w:sz="0" w:space="0" w:color="auto"/>
            <w:left w:val="none" w:sz="0" w:space="0" w:color="auto"/>
            <w:bottom w:val="none" w:sz="0" w:space="0" w:color="auto"/>
            <w:right w:val="none" w:sz="0" w:space="0" w:color="auto"/>
          </w:divBdr>
        </w:div>
        <w:div w:id="939528796">
          <w:marLeft w:val="806"/>
          <w:marRight w:val="0"/>
          <w:marTop w:val="200"/>
          <w:marBottom w:val="0"/>
          <w:divBdr>
            <w:top w:val="none" w:sz="0" w:space="0" w:color="auto"/>
            <w:left w:val="none" w:sz="0" w:space="0" w:color="auto"/>
            <w:bottom w:val="none" w:sz="0" w:space="0" w:color="auto"/>
            <w:right w:val="none" w:sz="0" w:space="0" w:color="auto"/>
          </w:divBdr>
        </w:div>
        <w:div w:id="1591961773">
          <w:marLeft w:val="806"/>
          <w:marRight w:val="0"/>
          <w:marTop w:val="200"/>
          <w:marBottom w:val="0"/>
          <w:divBdr>
            <w:top w:val="none" w:sz="0" w:space="0" w:color="auto"/>
            <w:left w:val="none" w:sz="0" w:space="0" w:color="auto"/>
            <w:bottom w:val="none" w:sz="0" w:space="0" w:color="auto"/>
            <w:right w:val="none" w:sz="0" w:space="0" w:color="auto"/>
          </w:divBdr>
        </w:div>
        <w:div w:id="1945729133">
          <w:marLeft w:val="806"/>
          <w:marRight w:val="0"/>
          <w:marTop w:val="200"/>
          <w:marBottom w:val="0"/>
          <w:divBdr>
            <w:top w:val="none" w:sz="0" w:space="0" w:color="auto"/>
            <w:left w:val="none" w:sz="0" w:space="0" w:color="auto"/>
            <w:bottom w:val="none" w:sz="0" w:space="0" w:color="auto"/>
            <w:right w:val="none" w:sz="0" w:space="0" w:color="auto"/>
          </w:divBdr>
        </w:div>
        <w:div w:id="1965892167">
          <w:marLeft w:val="806"/>
          <w:marRight w:val="0"/>
          <w:marTop w:val="200"/>
          <w:marBottom w:val="0"/>
          <w:divBdr>
            <w:top w:val="none" w:sz="0" w:space="0" w:color="auto"/>
            <w:left w:val="none" w:sz="0" w:space="0" w:color="auto"/>
            <w:bottom w:val="none" w:sz="0" w:space="0" w:color="auto"/>
            <w:right w:val="none" w:sz="0" w:space="0" w:color="auto"/>
          </w:divBdr>
        </w:div>
      </w:divsChild>
    </w:div>
    <w:div w:id="556017271">
      <w:bodyDiv w:val="1"/>
      <w:marLeft w:val="0"/>
      <w:marRight w:val="0"/>
      <w:marTop w:val="0"/>
      <w:marBottom w:val="0"/>
      <w:divBdr>
        <w:top w:val="none" w:sz="0" w:space="0" w:color="auto"/>
        <w:left w:val="none" w:sz="0" w:space="0" w:color="auto"/>
        <w:bottom w:val="none" w:sz="0" w:space="0" w:color="auto"/>
        <w:right w:val="none" w:sz="0" w:space="0" w:color="auto"/>
      </w:divBdr>
    </w:div>
    <w:div w:id="578366622">
      <w:bodyDiv w:val="1"/>
      <w:marLeft w:val="0"/>
      <w:marRight w:val="0"/>
      <w:marTop w:val="0"/>
      <w:marBottom w:val="0"/>
      <w:divBdr>
        <w:top w:val="none" w:sz="0" w:space="0" w:color="auto"/>
        <w:left w:val="none" w:sz="0" w:space="0" w:color="auto"/>
        <w:bottom w:val="none" w:sz="0" w:space="0" w:color="auto"/>
        <w:right w:val="none" w:sz="0" w:space="0" w:color="auto"/>
      </w:divBdr>
    </w:div>
    <w:div w:id="643895978">
      <w:bodyDiv w:val="1"/>
      <w:marLeft w:val="0"/>
      <w:marRight w:val="0"/>
      <w:marTop w:val="0"/>
      <w:marBottom w:val="0"/>
      <w:divBdr>
        <w:top w:val="none" w:sz="0" w:space="0" w:color="auto"/>
        <w:left w:val="none" w:sz="0" w:space="0" w:color="auto"/>
        <w:bottom w:val="none" w:sz="0" w:space="0" w:color="auto"/>
        <w:right w:val="none" w:sz="0" w:space="0" w:color="auto"/>
      </w:divBdr>
    </w:div>
    <w:div w:id="677855071">
      <w:bodyDiv w:val="1"/>
      <w:marLeft w:val="0"/>
      <w:marRight w:val="0"/>
      <w:marTop w:val="0"/>
      <w:marBottom w:val="0"/>
      <w:divBdr>
        <w:top w:val="none" w:sz="0" w:space="0" w:color="auto"/>
        <w:left w:val="none" w:sz="0" w:space="0" w:color="auto"/>
        <w:bottom w:val="none" w:sz="0" w:space="0" w:color="auto"/>
        <w:right w:val="none" w:sz="0" w:space="0" w:color="auto"/>
      </w:divBdr>
    </w:div>
    <w:div w:id="685903905">
      <w:bodyDiv w:val="1"/>
      <w:marLeft w:val="0"/>
      <w:marRight w:val="0"/>
      <w:marTop w:val="0"/>
      <w:marBottom w:val="0"/>
      <w:divBdr>
        <w:top w:val="none" w:sz="0" w:space="0" w:color="auto"/>
        <w:left w:val="none" w:sz="0" w:space="0" w:color="auto"/>
        <w:bottom w:val="none" w:sz="0" w:space="0" w:color="auto"/>
        <w:right w:val="none" w:sz="0" w:space="0" w:color="auto"/>
      </w:divBdr>
      <w:divsChild>
        <w:div w:id="56635314">
          <w:marLeft w:val="1080"/>
          <w:marRight w:val="0"/>
          <w:marTop w:val="100"/>
          <w:marBottom w:val="0"/>
          <w:divBdr>
            <w:top w:val="none" w:sz="0" w:space="0" w:color="auto"/>
            <w:left w:val="none" w:sz="0" w:space="0" w:color="auto"/>
            <w:bottom w:val="none" w:sz="0" w:space="0" w:color="auto"/>
            <w:right w:val="none" w:sz="0" w:space="0" w:color="auto"/>
          </w:divBdr>
        </w:div>
        <w:div w:id="439834193">
          <w:marLeft w:val="1080"/>
          <w:marRight w:val="0"/>
          <w:marTop w:val="100"/>
          <w:marBottom w:val="0"/>
          <w:divBdr>
            <w:top w:val="none" w:sz="0" w:space="0" w:color="auto"/>
            <w:left w:val="none" w:sz="0" w:space="0" w:color="auto"/>
            <w:bottom w:val="none" w:sz="0" w:space="0" w:color="auto"/>
            <w:right w:val="none" w:sz="0" w:space="0" w:color="auto"/>
          </w:divBdr>
        </w:div>
        <w:div w:id="729957627">
          <w:marLeft w:val="1080"/>
          <w:marRight w:val="0"/>
          <w:marTop w:val="100"/>
          <w:marBottom w:val="0"/>
          <w:divBdr>
            <w:top w:val="none" w:sz="0" w:space="0" w:color="auto"/>
            <w:left w:val="none" w:sz="0" w:space="0" w:color="auto"/>
            <w:bottom w:val="none" w:sz="0" w:space="0" w:color="auto"/>
            <w:right w:val="none" w:sz="0" w:space="0" w:color="auto"/>
          </w:divBdr>
        </w:div>
        <w:div w:id="1557398254">
          <w:marLeft w:val="1800"/>
          <w:marRight w:val="0"/>
          <w:marTop w:val="100"/>
          <w:marBottom w:val="0"/>
          <w:divBdr>
            <w:top w:val="none" w:sz="0" w:space="0" w:color="auto"/>
            <w:left w:val="none" w:sz="0" w:space="0" w:color="auto"/>
            <w:bottom w:val="none" w:sz="0" w:space="0" w:color="auto"/>
            <w:right w:val="none" w:sz="0" w:space="0" w:color="auto"/>
          </w:divBdr>
        </w:div>
        <w:div w:id="1710455078">
          <w:marLeft w:val="1080"/>
          <w:marRight w:val="0"/>
          <w:marTop w:val="100"/>
          <w:marBottom w:val="0"/>
          <w:divBdr>
            <w:top w:val="none" w:sz="0" w:space="0" w:color="auto"/>
            <w:left w:val="none" w:sz="0" w:space="0" w:color="auto"/>
            <w:bottom w:val="none" w:sz="0" w:space="0" w:color="auto"/>
            <w:right w:val="none" w:sz="0" w:space="0" w:color="auto"/>
          </w:divBdr>
        </w:div>
        <w:div w:id="1774471231">
          <w:marLeft w:val="1080"/>
          <w:marRight w:val="0"/>
          <w:marTop w:val="100"/>
          <w:marBottom w:val="0"/>
          <w:divBdr>
            <w:top w:val="none" w:sz="0" w:space="0" w:color="auto"/>
            <w:left w:val="none" w:sz="0" w:space="0" w:color="auto"/>
            <w:bottom w:val="none" w:sz="0" w:space="0" w:color="auto"/>
            <w:right w:val="none" w:sz="0" w:space="0" w:color="auto"/>
          </w:divBdr>
        </w:div>
        <w:div w:id="1989087582">
          <w:marLeft w:val="1080"/>
          <w:marRight w:val="0"/>
          <w:marTop w:val="100"/>
          <w:marBottom w:val="0"/>
          <w:divBdr>
            <w:top w:val="none" w:sz="0" w:space="0" w:color="auto"/>
            <w:left w:val="none" w:sz="0" w:space="0" w:color="auto"/>
            <w:bottom w:val="none" w:sz="0" w:space="0" w:color="auto"/>
            <w:right w:val="none" w:sz="0" w:space="0" w:color="auto"/>
          </w:divBdr>
        </w:div>
      </w:divsChild>
    </w:div>
    <w:div w:id="720253652">
      <w:bodyDiv w:val="1"/>
      <w:marLeft w:val="0"/>
      <w:marRight w:val="0"/>
      <w:marTop w:val="0"/>
      <w:marBottom w:val="0"/>
      <w:divBdr>
        <w:top w:val="none" w:sz="0" w:space="0" w:color="auto"/>
        <w:left w:val="none" w:sz="0" w:space="0" w:color="auto"/>
        <w:bottom w:val="none" w:sz="0" w:space="0" w:color="auto"/>
        <w:right w:val="none" w:sz="0" w:space="0" w:color="auto"/>
      </w:divBdr>
      <w:divsChild>
        <w:div w:id="630982796">
          <w:marLeft w:val="360"/>
          <w:marRight w:val="0"/>
          <w:marTop w:val="200"/>
          <w:marBottom w:val="0"/>
          <w:divBdr>
            <w:top w:val="none" w:sz="0" w:space="0" w:color="auto"/>
            <w:left w:val="none" w:sz="0" w:space="0" w:color="auto"/>
            <w:bottom w:val="none" w:sz="0" w:space="0" w:color="auto"/>
            <w:right w:val="none" w:sz="0" w:space="0" w:color="auto"/>
          </w:divBdr>
        </w:div>
        <w:div w:id="643970216">
          <w:marLeft w:val="360"/>
          <w:marRight w:val="0"/>
          <w:marTop w:val="200"/>
          <w:marBottom w:val="0"/>
          <w:divBdr>
            <w:top w:val="none" w:sz="0" w:space="0" w:color="auto"/>
            <w:left w:val="none" w:sz="0" w:space="0" w:color="auto"/>
            <w:bottom w:val="none" w:sz="0" w:space="0" w:color="auto"/>
            <w:right w:val="none" w:sz="0" w:space="0" w:color="auto"/>
          </w:divBdr>
        </w:div>
        <w:div w:id="700515217">
          <w:marLeft w:val="360"/>
          <w:marRight w:val="0"/>
          <w:marTop w:val="200"/>
          <w:marBottom w:val="0"/>
          <w:divBdr>
            <w:top w:val="none" w:sz="0" w:space="0" w:color="auto"/>
            <w:left w:val="none" w:sz="0" w:space="0" w:color="auto"/>
            <w:bottom w:val="none" w:sz="0" w:space="0" w:color="auto"/>
            <w:right w:val="none" w:sz="0" w:space="0" w:color="auto"/>
          </w:divBdr>
        </w:div>
        <w:div w:id="877201089">
          <w:marLeft w:val="360"/>
          <w:marRight w:val="0"/>
          <w:marTop w:val="200"/>
          <w:marBottom w:val="0"/>
          <w:divBdr>
            <w:top w:val="none" w:sz="0" w:space="0" w:color="auto"/>
            <w:left w:val="none" w:sz="0" w:space="0" w:color="auto"/>
            <w:bottom w:val="none" w:sz="0" w:space="0" w:color="auto"/>
            <w:right w:val="none" w:sz="0" w:space="0" w:color="auto"/>
          </w:divBdr>
        </w:div>
      </w:divsChild>
    </w:div>
    <w:div w:id="767192352">
      <w:bodyDiv w:val="1"/>
      <w:marLeft w:val="0"/>
      <w:marRight w:val="0"/>
      <w:marTop w:val="0"/>
      <w:marBottom w:val="0"/>
      <w:divBdr>
        <w:top w:val="none" w:sz="0" w:space="0" w:color="auto"/>
        <w:left w:val="none" w:sz="0" w:space="0" w:color="auto"/>
        <w:bottom w:val="none" w:sz="0" w:space="0" w:color="auto"/>
        <w:right w:val="none" w:sz="0" w:space="0" w:color="auto"/>
      </w:divBdr>
      <w:divsChild>
        <w:div w:id="1602908156">
          <w:marLeft w:val="360"/>
          <w:marRight w:val="0"/>
          <w:marTop w:val="200"/>
          <w:marBottom w:val="0"/>
          <w:divBdr>
            <w:top w:val="none" w:sz="0" w:space="0" w:color="auto"/>
            <w:left w:val="none" w:sz="0" w:space="0" w:color="auto"/>
            <w:bottom w:val="none" w:sz="0" w:space="0" w:color="auto"/>
            <w:right w:val="none" w:sz="0" w:space="0" w:color="auto"/>
          </w:divBdr>
        </w:div>
        <w:div w:id="2023124417">
          <w:marLeft w:val="360"/>
          <w:marRight w:val="0"/>
          <w:marTop w:val="200"/>
          <w:marBottom w:val="0"/>
          <w:divBdr>
            <w:top w:val="none" w:sz="0" w:space="0" w:color="auto"/>
            <w:left w:val="none" w:sz="0" w:space="0" w:color="auto"/>
            <w:bottom w:val="none" w:sz="0" w:space="0" w:color="auto"/>
            <w:right w:val="none" w:sz="0" w:space="0" w:color="auto"/>
          </w:divBdr>
        </w:div>
      </w:divsChild>
    </w:div>
    <w:div w:id="769088635">
      <w:bodyDiv w:val="1"/>
      <w:marLeft w:val="0"/>
      <w:marRight w:val="0"/>
      <w:marTop w:val="0"/>
      <w:marBottom w:val="0"/>
      <w:divBdr>
        <w:top w:val="none" w:sz="0" w:space="0" w:color="auto"/>
        <w:left w:val="none" w:sz="0" w:space="0" w:color="auto"/>
        <w:bottom w:val="none" w:sz="0" w:space="0" w:color="auto"/>
        <w:right w:val="none" w:sz="0" w:space="0" w:color="auto"/>
      </w:divBdr>
    </w:div>
    <w:div w:id="796608085">
      <w:bodyDiv w:val="1"/>
      <w:marLeft w:val="0"/>
      <w:marRight w:val="0"/>
      <w:marTop w:val="0"/>
      <w:marBottom w:val="0"/>
      <w:divBdr>
        <w:top w:val="none" w:sz="0" w:space="0" w:color="auto"/>
        <w:left w:val="none" w:sz="0" w:space="0" w:color="auto"/>
        <w:bottom w:val="none" w:sz="0" w:space="0" w:color="auto"/>
        <w:right w:val="none" w:sz="0" w:space="0" w:color="auto"/>
      </w:divBdr>
    </w:div>
    <w:div w:id="804003207">
      <w:bodyDiv w:val="1"/>
      <w:marLeft w:val="0"/>
      <w:marRight w:val="0"/>
      <w:marTop w:val="0"/>
      <w:marBottom w:val="0"/>
      <w:divBdr>
        <w:top w:val="none" w:sz="0" w:space="0" w:color="auto"/>
        <w:left w:val="none" w:sz="0" w:space="0" w:color="auto"/>
        <w:bottom w:val="none" w:sz="0" w:space="0" w:color="auto"/>
        <w:right w:val="none" w:sz="0" w:space="0" w:color="auto"/>
      </w:divBdr>
    </w:div>
    <w:div w:id="812718459">
      <w:bodyDiv w:val="1"/>
      <w:marLeft w:val="0"/>
      <w:marRight w:val="0"/>
      <w:marTop w:val="0"/>
      <w:marBottom w:val="0"/>
      <w:divBdr>
        <w:top w:val="none" w:sz="0" w:space="0" w:color="auto"/>
        <w:left w:val="none" w:sz="0" w:space="0" w:color="auto"/>
        <w:bottom w:val="none" w:sz="0" w:space="0" w:color="auto"/>
        <w:right w:val="none" w:sz="0" w:space="0" w:color="auto"/>
      </w:divBdr>
      <w:divsChild>
        <w:div w:id="339964364">
          <w:marLeft w:val="1166"/>
          <w:marRight w:val="0"/>
          <w:marTop w:val="86"/>
          <w:marBottom w:val="0"/>
          <w:divBdr>
            <w:top w:val="none" w:sz="0" w:space="0" w:color="auto"/>
            <w:left w:val="none" w:sz="0" w:space="0" w:color="auto"/>
            <w:bottom w:val="none" w:sz="0" w:space="0" w:color="auto"/>
            <w:right w:val="none" w:sz="0" w:space="0" w:color="auto"/>
          </w:divBdr>
        </w:div>
        <w:div w:id="616907018">
          <w:marLeft w:val="1800"/>
          <w:marRight w:val="0"/>
          <w:marTop w:val="72"/>
          <w:marBottom w:val="0"/>
          <w:divBdr>
            <w:top w:val="none" w:sz="0" w:space="0" w:color="auto"/>
            <w:left w:val="none" w:sz="0" w:space="0" w:color="auto"/>
            <w:bottom w:val="none" w:sz="0" w:space="0" w:color="auto"/>
            <w:right w:val="none" w:sz="0" w:space="0" w:color="auto"/>
          </w:divBdr>
        </w:div>
        <w:div w:id="858274807">
          <w:marLeft w:val="547"/>
          <w:marRight w:val="0"/>
          <w:marTop w:val="96"/>
          <w:marBottom w:val="0"/>
          <w:divBdr>
            <w:top w:val="none" w:sz="0" w:space="0" w:color="auto"/>
            <w:left w:val="none" w:sz="0" w:space="0" w:color="auto"/>
            <w:bottom w:val="none" w:sz="0" w:space="0" w:color="auto"/>
            <w:right w:val="none" w:sz="0" w:space="0" w:color="auto"/>
          </w:divBdr>
        </w:div>
        <w:div w:id="895895498">
          <w:marLeft w:val="1800"/>
          <w:marRight w:val="0"/>
          <w:marTop w:val="72"/>
          <w:marBottom w:val="0"/>
          <w:divBdr>
            <w:top w:val="none" w:sz="0" w:space="0" w:color="auto"/>
            <w:left w:val="none" w:sz="0" w:space="0" w:color="auto"/>
            <w:bottom w:val="none" w:sz="0" w:space="0" w:color="auto"/>
            <w:right w:val="none" w:sz="0" w:space="0" w:color="auto"/>
          </w:divBdr>
        </w:div>
        <w:div w:id="1013340211">
          <w:marLeft w:val="1800"/>
          <w:marRight w:val="0"/>
          <w:marTop w:val="72"/>
          <w:marBottom w:val="0"/>
          <w:divBdr>
            <w:top w:val="none" w:sz="0" w:space="0" w:color="auto"/>
            <w:left w:val="none" w:sz="0" w:space="0" w:color="auto"/>
            <w:bottom w:val="none" w:sz="0" w:space="0" w:color="auto"/>
            <w:right w:val="none" w:sz="0" w:space="0" w:color="auto"/>
          </w:divBdr>
        </w:div>
        <w:div w:id="1027289480">
          <w:marLeft w:val="1166"/>
          <w:marRight w:val="0"/>
          <w:marTop w:val="86"/>
          <w:marBottom w:val="0"/>
          <w:divBdr>
            <w:top w:val="none" w:sz="0" w:space="0" w:color="auto"/>
            <w:left w:val="none" w:sz="0" w:space="0" w:color="auto"/>
            <w:bottom w:val="none" w:sz="0" w:space="0" w:color="auto"/>
            <w:right w:val="none" w:sz="0" w:space="0" w:color="auto"/>
          </w:divBdr>
        </w:div>
        <w:div w:id="1099982216">
          <w:marLeft w:val="1800"/>
          <w:marRight w:val="0"/>
          <w:marTop w:val="72"/>
          <w:marBottom w:val="0"/>
          <w:divBdr>
            <w:top w:val="none" w:sz="0" w:space="0" w:color="auto"/>
            <w:left w:val="none" w:sz="0" w:space="0" w:color="auto"/>
            <w:bottom w:val="none" w:sz="0" w:space="0" w:color="auto"/>
            <w:right w:val="none" w:sz="0" w:space="0" w:color="auto"/>
          </w:divBdr>
        </w:div>
        <w:div w:id="1135683903">
          <w:marLeft w:val="1800"/>
          <w:marRight w:val="0"/>
          <w:marTop w:val="72"/>
          <w:marBottom w:val="0"/>
          <w:divBdr>
            <w:top w:val="none" w:sz="0" w:space="0" w:color="auto"/>
            <w:left w:val="none" w:sz="0" w:space="0" w:color="auto"/>
            <w:bottom w:val="none" w:sz="0" w:space="0" w:color="auto"/>
            <w:right w:val="none" w:sz="0" w:space="0" w:color="auto"/>
          </w:divBdr>
        </w:div>
        <w:div w:id="1206868980">
          <w:marLeft w:val="1800"/>
          <w:marRight w:val="0"/>
          <w:marTop w:val="72"/>
          <w:marBottom w:val="0"/>
          <w:divBdr>
            <w:top w:val="none" w:sz="0" w:space="0" w:color="auto"/>
            <w:left w:val="none" w:sz="0" w:space="0" w:color="auto"/>
            <w:bottom w:val="none" w:sz="0" w:space="0" w:color="auto"/>
            <w:right w:val="none" w:sz="0" w:space="0" w:color="auto"/>
          </w:divBdr>
        </w:div>
        <w:div w:id="1223559694">
          <w:marLeft w:val="1800"/>
          <w:marRight w:val="0"/>
          <w:marTop w:val="72"/>
          <w:marBottom w:val="0"/>
          <w:divBdr>
            <w:top w:val="none" w:sz="0" w:space="0" w:color="auto"/>
            <w:left w:val="none" w:sz="0" w:space="0" w:color="auto"/>
            <w:bottom w:val="none" w:sz="0" w:space="0" w:color="auto"/>
            <w:right w:val="none" w:sz="0" w:space="0" w:color="auto"/>
          </w:divBdr>
        </w:div>
        <w:div w:id="1248733062">
          <w:marLeft w:val="547"/>
          <w:marRight w:val="0"/>
          <w:marTop w:val="96"/>
          <w:marBottom w:val="0"/>
          <w:divBdr>
            <w:top w:val="none" w:sz="0" w:space="0" w:color="auto"/>
            <w:left w:val="none" w:sz="0" w:space="0" w:color="auto"/>
            <w:bottom w:val="none" w:sz="0" w:space="0" w:color="auto"/>
            <w:right w:val="none" w:sz="0" w:space="0" w:color="auto"/>
          </w:divBdr>
        </w:div>
        <w:div w:id="1536120644">
          <w:marLeft w:val="1166"/>
          <w:marRight w:val="0"/>
          <w:marTop w:val="86"/>
          <w:marBottom w:val="0"/>
          <w:divBdr>
            <w:top w:val="none" w:sz="0" w:space="0" w:color="auto"/>
            <w:left w:val="none" w:sz="0" w:space="0" w:color="auto"/>
            <w:bottom w:val="none" w:sz="0" w:space="0" w:color="auto"/>
            <w:right w:val="none" w:sz="0" w:space="0" w:color="auto"/>
          </w:divBdr>
        </w:div>
        <w:div w:id="1711303004">
          <w:marLeft w:val="1800"/>
          <w:marRight w:val="0"/>
          <w:marTop w:val="72"/>
          <w:marBottom w:val="0"/>
          <w:divBdr>
            <w:top w:val="none" w:sz="0" w:space="0" w:color="auto"/>
            <w:left w:val="none" w:sz="0" w:space="0" w:color="auto"/>
            <w:bottom w:val="none" w:sz="0" w:space="0" w:color="auto"/>
            <w:right w:val="none" w:sz="0" w:space="0" w:color="auto"/>
          </w:divBdr>
        </w:div>
        <w:div w:id="1844975172">
          <w:marLeft w:val="1800"/>
          <w:marRight w:val="0"/>
          <w:marTop w:val="72"/>
          <w:marBottom w:val="0"/>
          <w:divBdr>
            <w:top w:val="none" w:sz="0" w:space="0" w:color="auto"/>
            <w:left w:val="none" w:sz="0" w:space="0" w:color="auto"/>
            <w:bottom w:val="none" w:sz="0" w:space="0" w:color="auto"/>
            <w:right w:val="none" w:sz="0" w:space="0" w:color="auto"/>
          </w:divBdr>
        </w:div>
      </w:divsChild>
    </w:div>
    <w:div w:id="944579986">
      <w:bodyDiv w:val="1"/>
      <w:marLeft w:val="0"/>
      <w:marRight w:val="0"/>
      <w:marTop w:val="0"/>
      <w:marBottom w:val="0"/>
      <w:divBdr>
        <w:top w:val="none" w:sz="0" w:space="0" w:color="auto"/>
        <w:left w:val="none" w:sz="0" w:space="0" w:color="auto"/>
        <w:bottom w:val="none" w:sz="0" w:space="0" w:color="auto"/>
        <w:right w:val="none" w:sz="0" w:space="0" w:color="auto"/>
      </w:divBdr>
      <w:divsChild>
        <w:div w:id="186412632">
          <w:marLeft w:val="1800"/>
          <w:marRight w:val="0"/>
          <w:marTop w:val="91"/>
          <w:marBottom w:val="0"/>
          <w:divBdr>
            <w:top w:val="none" w:sz="0" w:space="0" w:color="auto"/>
            <w:left w:val="none" w:sz="0" w:space="0" w:color="auto"/>
            <w:bottom w:val="none" w:sz="0" w:space="0" w:color="auto"/>
            <w:right w:val="none" w:sz="0" w:space="0" w:color="auto"/>
          </w:divBdr>
        </w:div>
        <w:div w:id="414087688">
          <w:marLeft w:val="1800"/>
          <w:marRight w:val="0"/>
          <w:marTop w:val="91"/>
          <w:marBottom w:val="0"/>
          <w:divBdr>
            <w:top w:val="none" w:sz="0" w:space="0" w:color="auto"/>
            <w:left w:val="none" w:sz="0" w:space="0" w:color="auto"/>
            <w:bottom w:val="none" w:sz="0" w:space="0" w:color="auto"/>
            <w:right w:val="none" w:sz="0" w:space="0" w:color="auto"/>
          </w:divBdr>
        </w:div>
        <w:div w:id="745495564">
          <w:marLeft w:val="1800"/>
          <w:marRight w:val="0"/>
          <w:marTop w:val="91"/>
          <w:marBottom w:val="0"/>
          <w:divBdr>
            <w:top w:val="none" w:sz="0" w:space="0" w:color="auto"/>
            <w:left w:val="none" w:sz="0" w:space="0" w:color="auto"/>
            <w:bottom w:val="none" w:sz="0" w:space="0" w:color="auto"/>
            <w:right w:val="none" w:sz="0" w:space="0" w:color="auto"/>
          </w:divBdr>
        </w:div>
        <w:div w:id="963774990">
          <w:marLeft w:val="1800"/>
          <w:marRight w:val="0"/>
          <w:marTop w:val="91"/>
          <w:marBottom w:val="0"/>
          <w:divBdr>
            <w:top w:val="none" w:sz="0" w:space="0" w:color="auto"/>
            <w:left w:val="none" w:sz="0" w:space="0" w:color="auto"/>
            <w:bottom w:val="none" w:sz="0" w:space="0" w:color="auto"/>
            <w:right w:val="none" w:sz="0" w:space="0" w:color="auto"/>
          </w:divBdr>
        </w:div>
        <w:div w:id="1010645888">
          <w:marLeft w:val="1166"/>
          <w:marRight w:val="0"/>
          <w:marTop w:val="106"/>
          <w:marBottom w:val="0"/>
          <w:divBdr>
            <w:top w:val="none" w:sz="0" w:space="0" w:color="auto"/>
            <w:left w:val="none" w:sz="0" w:space="0" w:color="auto"/>
            <w:bottom w:val="none" w:sz="0" w:space="0" w:color="auto"/>
            <w:right w:val="none" w:sz="0" w:space="0" w:color="auto"/>
          </w:divBdr>
        </w:div>
        <w:div w:id="1516462841">
          <w:marLeft w:val="1800"/>
          <w:marRight w:val="0"/>
          <w:marTop w:val="91"/>
          <w:marBottom w:val="0"/>
          <w:divBdr>
            <w:top w:val="none" w:sz="0" w:space="0" w:color="auto"/>
            <w:left w:val="none" w:sz="0" w:space="0" w:color="auto"/>
            <w:bottom w:val="none" w:sz="0" w:space="0" w:color="auto"/>
            <w:right w:val="none" w:sz="0" w:space="0" w:color="auto"/>
          </w:divBdr>
        </w:div>
        <w:div w:id="1537934821">
          <w:marLeft w:val="1800"/>
          <w:marRight w:val="0"/>
          <w:marTop w:val="91"/>
          <w:marBottom w:val="0"/>
          <w:divBdr>
            <w:top w:val="none" w:sz="0" w:space="0" w:color="auto"/>
            <w:left w:val="none" w:sz="0" w:space="0" w:color="auto"/>
            <w:bottom w:val="none" w:sz="0" w:space="0" w:color="auto"/>
            <w:right w:val="none" w:sz="0" w:space="0" w:color="auto"/>
          </w:divBdr>
        </w:div>
        <w:div w:id="1771853042">
          <w:marLeft w:val="1166"/>
          <w:marRight w:val="0"/>
          <w:marTop w:val="106"/>
          <w:marBottom w:val="0"/>
          <w:divBdr>
            <w:top w:val="none" w:sz="0" w:space="0" w:color="auto"/>
            <w:left w:val="none" w:sz="0" w:space="0" w:color="auto"/>
            <w:bottom w:val="none" w:sz="0" w:space="0" w:color="auto"/>
            <w:right w:val="none" w:sz="0" w:space="0" w:color="auto"/>
          </w:divBdr>
        </w:div>
      </w:divsChild>
    </w:div>
    <w:div w:id="949355062">
      <w:bodyDiv w:val="1"/>
      <w:marLeft w:val="0"/>
      <w:marRight w:val="0"/>
      <w:marTop w:val="0"/>
      <w:marBottom w:val="0"/>
      <w:divBdr>
        <w:top w:val="none" w:sz="0" w:space="0" w:color="auto"/>
        <w:left w:val="none" w:sz="0" w:space="0" w:color="auto"/>
        <w:bottom w:val="none" w:sz="0" w:space="0" w:color="auto"/>
        <w:right w:val="none" w:sz="0" w:space="0" w:color="auto"/>
      </w:divBdr>
    </w:div>
    <w:div w:id="965935418">
      <w:bodyDiv w:val="1"/>
      <w:marLeft w:val="0"/>
      <w:marRight w:val="0"/>
      <w:marTop w:val="0"/>
      <w:marBottom w:val="0"/>
      <w:divBdr>
        <w:top w:val="none" w:sz="0" w:space="0" w:color="auto"/>
        <w:left w:val="none" w:sz="0" w:space="0" w:color="auto"/>
        <w:bottom w:val="none" w:sz="0" w:space="0" w:color="auto"/>
        <w:right w:val="none" w:sz="0" w:space="0" w:color="auto"/>
      </w:divBdr>
    </w:div>
    <w:div w:id="985474028">
      <w:bodyDiv w:val="1"/>
      <w:marLeft w:val="0"/>
      <w:marRight w:val="0"/>
      <w:marTop w:val="0"/>
      <w:marBottom w:val="0"/>
      <w:divBdr>
        <w:top w:val="none" w:sz="0" w:space="0" w:color="auto"/>
        <w:left w:val="none" w:sz="0" w:space="0" w:color="auto"/>
        <w:bottom w:val="none" w:sz="0" w:space="0" w:color="auto"/>
        <w:right w:val="none" w:sz="0" w:space="0" w:color="auto"/>
      </w:divBdr>
    </w:div>
    <w:div w:id="1070732792">
      <w:bodyDiv w:val="1"/>
      <w:marLeft w:val="0"/>
      <w:marRight w:val="0"/>
      <w:marTop w:val="0"/>
      <w:marBottom w:val="0"/>
      <w:divBdr>
        <w:top w:val="none" w:sz="0" w:space="0" w:color="auto"/>
        <w:left w:val="none" w:sz="0" w:space="0" w:color="auto"/>
        <w:bottom w:val="none" w:sz="0" w:space="0" w:color="auto"/>
        <w:right w:val="none" w:sz="0" w:space="0" w:color="auto"/>
      </w:divBdr>
      <w:divsChild>
        <w:div w:id="1766220562">
          <w:marLeft w:val="1166"/>
          <w:marRight w:val="0"/>
          <w:marTop w:val="106"/>
          <w:marBottom w:val="0"/>
          <w:divBdr>
            <w:top w:val="none" w:sz="0" w:space="0" w:color="auto"/>
            <w:left w:val="none" w:sz="0" w:space="0" w:color="auto"/>
            <w:bottom w:val="none" w:sz="0" w:space="0" w:color="auto"/>
            <w:right w:val="none" w:sz="0" w:space="0" w:color="auto"/>
          </w:divBdr>
        </w:div>
      </w:divsChild>
    </w:div>
    <w:div w:id="1103769148">
      <w:bodyDiv w:val="1"/>
      <w:marLeft w:val="0"/>
      <w:marRight w:val="0"/>
      <w:marTop w:val="0"/>
      <w:marBottom w:val="0"/>
      <w:divBdr>
        <w:top w:val="none" w:sz="0" w:space="0" w:color="auto"/>
        <w:left w:val="none" w:sz="0" w:space="0" w:color="auto"/>
        <w:bottom w:val="none" w:sz="0" w:space="0" w:color="auto"/>
        <w:right w:val="none" w:sz="0" w:space="0" w:color="auto"/>
      </w:divBdr>
    </w:div>
    <w:div w:id="1107045586">
      <w:bodyDiv w:val="1"/>
      <w:marLeft w:val="0"/>
      <w:marRight w:val="0"/>
      <w:marTop w:val="0"/>
      <w:marBottom w:val="0"/>
      <w:divBdr>
        <w:top w:val="none" w:sz="0" w:space="0" w:color="auto"/>
        <w:left w:val="none" w:sz="0" w:space="0" w:color="auto"/>
        <w:bottom w:val="none" w:sz="0" w:space="0" w:color="auto"/>
        <w:right w:val="none" w:sz="0" w:space="0" w:color="auto"/>
      </w:divBdr>
    </w:div>
    <w:div w:id="1169249176">
      <w:bodyDiv w:val="1"/>
      <w:marLeft w:val="0"/>
      <w:marRight w:val="0"/>
      <w:marTop w:val="0"/>
      <w:marBottom w:val="0"/>
      <w:divBdr>
        <w:top w:val="none" w:sz="0" w:space="0" w:color="auto"/>
        <w:left w:val="none" w:sz="0" w:space="0" w:color="auto"/>
        <w:bottom w:val="none" w:sz="0" w:space="0" w:color="auto"/>
        <w:right w:val="none" w:sz="0" w:space="0" w:color="auto"/>
      </w:divBdr>
    </w:div>
    <w:div w:id="1311599869">
      <w:bodyDiv w:val="1"/>
      <w:marLeft w:val="0"/>
      <w:marRight w:val="0"/>
      <w:marTop w:val="0"/>
      <w:marBottom w:val="0"/>
      <w:divBdr>
        <w:top w:val="none" w:sz="0" w:space="0" w:color="auto"/>
        <w:left w:val="none" w:sz="0" w:space="0" w:color="auto"/>
        <w:bottom w:val="none" w:sz="0" w:space="0" w:color="auto"/>
        <w:right w:val="none" w:sz="0" w:space="0" w:color="auto"/>
      </w:divBdr>
    </w:div>
    <w:div w:id="1523587306">
      <w:bodyDiv w:val="1"/>
      <w:marLeft w:val="0"/>
      <w:marRight w:val="0"/>
      <w:marTop w:val="0"/>
      <w:marBottom w:val="0"/>
      <w:divBdr>
        <w:top w:val="none" w:sz="0" w:space="0" w:color="auto"/>
        <w:left w:val="none" w:sz="0" w:space="0" w:color="auto"/>
        <w:bottom w:val="none" w:sz="0" w:space="0" w:color="auto"/>
        <w:right w:val="none" w:sz="0" w:space="0" w:color="auto"/>
      </w:divBdr>
    </w:div>
    <w:div w:id="1593468317">
      <w:bodyDiv w:val="1"/>
      <w:marLeft w:val="0"/>
      <w:marRight w:val="0"/>
      <w:marTop w:val="0"/>
      <w:marBottom w:val="0"/>
      <w:divBdr>
        <w:top w:val="none" w:sz="0" w:space="0" w:color="auto"/>
        <w:left w:val="none" w:sz="0" w:space="0" w:color="auto"/>
        <w:bottom w:val="none" w:sz="0" w:space="0" w:color="auto"/>
        <w:right w:val="none" w:sz="0" w:space="0" w:color="auto"/>
      </w:divBdr>
      <w:divsChild>
        <w:div w:id="727537141">
          <w:marLeft w:val="1166"/>
          <w:marRight w:val="0"/>
          <w:marTop w:val="106"/>
          <w:marBottom w:val="0"/>
          <w:divBdr>
            <w:top w:val="none" w:sz="0" w:space="0" w:color="auto"/>
            <w:left w:val="none" w:sz="0" w:space="0" w:color="auto"/>
            <w:bottom w:val="none" w:sz="0" w:space="0" w:color="auto"/>
            <w:right w:val="none" w:sz="0" w:space="0" w:color="auto"/>
          </w:divBdr>
        </w:div>
        <w:div w:id="855312527">
          <w:marLeft w:val="1166"/>
          <w:marRight w:val="0"/>
          <w:marTop w:val="106"/>
          <w:marBottom w:val="0"/>
          <w:divBdr>
            <w:top w:val="none" w:sz="0" w:space="0" w:color="auto"/>
            <w:left w:val="none" w:sz="0" w:space="0" w:color="auto"/>
            <w:bottom w:val="none" w:sz="0" w:space="0" w:color="auto"/>
            <w:right w:val="none" w:sz="0" w:space="0" w:color="auto"/>
          </w:divBdr>
        </w:div>
        <w:div w:id="1111318644">
          <w:marLeft w:val="1166"/>
          <w:marRight w:val="0"/>
          <w:marTop w:val="106"/>
          <w:marBottom w:val="0"/>
          <w:divBdr>
            <w:top w:val="none" w:sz="0" w:space="0" w:color="auto"/>
            <w:left w:val="none" w:sz="0" w:space="0" w:color="auto"/>
            <w:bottom w:val="none" w:sz="0" w:space="0" w:color="auto"/>
            <w:right w:val="none" w:sz="0" w:space="0" w:color="auto"/>
          </w:divBdr>
        </w:div>
        <w:div w:id="1299336499">
          <w:marLeft w:val="1166"/>
          <w:marRight w:val="0"/>
          <w:marTop w:val="106"/>
          <w:marBottom w:val="0"/>
          <w:divBdr>
            <w:top w:val="none" w:sz="0" w:space="0" w:color="auto"/>
            <w:left w:val="none" w:sz="0" w:space="0" w:color="auto"/>
            <w:bottom w:val="none" w:sz="0" w:space="0" w:color="auto"/>
            <w:right w:val="none" w:sz="0" w:space="0" w:color="auto"/>
          </w:divBdr>
        </w:div>
        <w:div w:id="1616869320">
          <w:marLeft w:val="1166"/>
          <w:marRight w:val="0"/>
          <w:marTop w:val="106"/>
          <w:marBottom w:val="0"/>
          <w:divBdr>
            <w:top w:val="none" w:sz="0" w:space="0" w:color="auto"/>
            <w:left w:val="none" w:sz="0" w:space="0" w:color="auto"/>
            <w:bottom w:val="none" w:sz="0" w:space="0" w:color="auto"/>
            <w:right w:val="none" w:sz="0" w:space="0" w:color="auto"/>
          </w:divBdr>
        </w:div>
        <w:div w:id="1771929318">
          <w:marLeft w:val="1800"/>
          <w:marRight w:val="0"/>
          <w:marTop w:val="91"/>
          <w:marBottom w:val="0"/>
          <w:divBdr>
            <w:top w:val="none" w:sz="0" w:space="0" w:color="auto"/>
            <w:left w:val="none" w:sz="0" w:space="0" w:color="auto"/>
            <w:bottom w:val="none" w:sz="0" w:space="0" w:color="auto"/>
            <w:right w:val="none" w:sz="0" w:space="0" w:color="auto"/>
          </w:divBdr>
        </w:div>
        <w:div w:id="1779568692">
          <w:marLeft w:val="1166"/>
          <w:marRight w:val="0"/>
          <w:marTop w:val="106"/>
          <w:marBottom w:val="0"/>
          <w:divBdr>
            <w:top w:val="none" w:sz="0" w:space="0" w:color="auto"/>
            <w:left w:val="none" w:sz="0" w:space="0" w:color="auto"/>
            <w:bottom w:val="none" w:sz="0" w:space="0" w:color="auto"/>
            <w:right w:val="none" w:sz="0" w:space="0" w:color="auto"/>
          </w:divBdr>
        </w:div>
        <w:div w:id="1872837955">
          <w:marLeft w:val="547"/>
          <w:marRight w:val="0"/>
          <w:marTop w:val="120"/>
          <w:marBottom w:val="0"/>
          <w:divBdr>
            <w:top w:val="none" w:sz="0" w:space="0" w:color="auto"/>
            <w:left w:val="none" w:sz="0" w:space="0" w:color="auto"/>
            <w:bottom w:val="none" w:sz="0" w:space="0" w:color="auto"/>
            <w:right w:val="none" w:sz="0" w:space="0" w:color="auto"/>
          </w:divBdr>
        </w:div>
        <w:div w:id="2023161888">
          <w:marLeft w:val="1800"/>
          <w:marRight w:val="0"/>
          <w:marTop w:val="91"/>
          <w:marBottom w:val="0"/>
          <w:divBdr>
            <w:top w:val="none" w:sz="0" w:space="0" w:color="auto"/>
            <w:left w:val="none" w:sz="0" w:space="0" w:color="auto"/>
            <w:bottom w:val="none" w:sz="0" w:space="0" w:color="auto"/>
            <w:right w:val="none" w:sz="0" w:space="0" w:color="auto"/>
          </w:divBdr>
        </w:div>
      </w:divsChild>
    </w:div>
    <w:div w:id="1666713057">
      <w:bodyDiv w:val="1"/>
      <w:marLeft w:val="0"/>
      <w:marRight w:val="0"/>
      <w:marTop w:val="0"/>
      <w:marBottom w:val="0"/>
      <w:divBdr>
        <w:top w:val="none" w:sz="0" w:space="0" w:color="auto"/>
        <w:left w:val="none" w:sz="0" w:space="0" w:color="auto"/>
        <w:bottom w:val="none" w:sz="0" w:space="0" w:color="auto"/>
        <w:right w:val="none" w:sz="0" w:space="0" w:color="auto"/>
      </w:divBdr>
    </w:div>
    <w:div w:id="1667317948">
      <w:bodyDiv w:val="1"/>
      <w:marLeft w:val="0"/>
      <w:marRight w:val="0"/>
      <w:marTop w:val="0"/>
      <w:marBottom w:val="0"/>
      <w:divBdr>
        <w:top w:val="none" w:sz="0" w:space="0" w:color="auto"/>
        <w:left w:val="none" w:sz="0" w:space="0" w:color="auto"/>
        <w:bottom w:val="none" w:sz="0" w:space="0" w:color="auto"/>
        <w:right w:val="none" w:sz="0" w:space="0" w:color="auto"/>
      </w:divBdr>
      <w:divsChild>
        <w:div w:id="216943284">
          <w:marLeft w:val="1080"/>
          <w:marRight w:val="0"/>
          <w:marTop w:val="100"/>
          <w:marBottom w:val="0"/>
          <w:divBdr>
            <w:top w:val="none" w:sz="0" w:space="0" w:color="auto"/>
            <w:left w:val="none" w:sz="0" w:space="0" w:color="auto"/>
            <w:bottom w:val="none" w:sz="0" w:space="0" w:color="auto"/>
            <w:right w:val="none" w:sz="0" w:space="0" w:color="auto"/>
          </w:divBdr>
        </w:div>
        <w:div w:id="654796296">
          <w:marLeft w:val="1080"/>
          <w:marRight w:val="0"/>
          <w:marTop w:val="100"/>
          <w:marBottom w:val="0"/>
          <w:divBdr>
            <w:top w:val="none" w:sz="0" w:space="0" w:color="auto"/>
            <w:left w:val="none" w:sz="0" w:space="0" w:color="auto"/>
            <w:bottom w:val="none" w:sz="0" w:space="0" w:color="auto"/>
            <w:right w:val="none" w:sz="0" w:space="0" w:color="auto"/>
          </w:divBdr>
        </w:div>
        <w:div w:id="687416653">
          <w:marLeft w:val="360"/>
          <w:marRight w:val="0"/>
          <w:marTop w:val="200"/>
          <w:marBottom w:val="0"/>
          <w:divBdr>
            <w:top w:val="none" w:sz="0" w:space="0" w:color="auto"/>
            <w:left w:val="none" w:sz="0" w:space="0" w:color="auto"/>
            <w:bottom w:val="none" w:sz="0" w:space="0" w:color="auto"/>
            <w:right w:val="none" w:sz="0" w:space="0" w:color="auto"/>
          </w:divBdr>
        </w:div>
        <w:div w:id="845903495">
          <w:marLeft w:val="1080"/>
          <w:marRight w:val="0"/>
          <w:marTop w:val="100"/>
          <w:marBottom w:val="0"/>
          <w:divBdr>
            <w:top w:val="none" w:sz="0" w:space="0" w:color="auto"/>
            <w:left w:val="none" w:sz="0" w:space="0" w:color="auto"/>
            <w:bottom w:val="none" w:sz="0" w:space="0" w:color="auto"/>
            <w:right w:val="none" w:sz="0" w:space="0" w:color="auto"/>
          </w:divBdr>
        </w:div>
        <w:div w:id="1323658160">
          <w:marLeft w:val="360"/>
          <w:marRight w:val="0"/>
          <w:marTop w:val="200"/>
          <w:marBottom w:val="0"/>
          <w:divBdr>
            <w:top w:val="none" w:sz="0" w:space="0" w:color="auto"/>
            <w:left w:val="none" w:sz="0" w:space="0" w:color="auto"/>
            <w:bottom w:val="none" w:sz="0" w:space="0" w:color="auto"/>
            <w:right w:val="none" w:sz="0" w:space="0" w:color="auto"/>
          </w:divBdr>
        </w:div>
        <w:div w:id="1506048272">
          <w:marLeft w:val="1080"/>
          <w:marRight w:val="0"/>
          <w:marTop w:val="100"/>
          <w:marBottom w:val="0"/>
          <w:divBdr>
            <w:top w:val="none" w:sz="0" w:space="0" w:color="auto"/>
            <w:left w:val="none" w:sz="0" w:space="0" w:color="auto"/>
            <w:bottom w:val="none" w:sz="0" w:space="0" w:color="auto"/>
            <w:right w:val="none" w:sz="0" w:space="0" w:color="auto"/>
          </w:divBdr>
        </w:div>
      </w:divsChild>
    </w:div>
    <w:div w:id="1700928934">
      <w:bodyDiv w:val="1"/>
      <w:marLeft w:val="0"/>
      <w:marRight w:val="0"/>
      <w:marTop w:val="0"/>
      <w:marBottom w:val="0"/>
      <w:divBdr>
        <w:top w:val="none" w:sz="0" w:space="0" w:color="auto"/>
        <w:left w:val="none" w:sz="0" w:space="0" w:color="auto"/>
        <w:bottom w:val="none" w:sz="0" w:space="0" w:color="auto"/>
        <w:right w:val="none" w:sz="0" w:space="0" w:color="auto"/>
      </w:divBdr>
    </w:div>
    <w:div w:id="1762950166">
      <w:bodyDiv w:val="1"/>
      <w:marLeft w:val="0"/>
      <w:marRight w:val="0"/>
      <w:marTop w:val="0"/>
      <w:marBottom w:val="0"/>
      <w:divBdr>
        <w:top w:val="none" w:sz="0" w:space="0" w:color="auto"/>
        <w:left w:val="none" w:sz="0" w:space="0" w:color="auto"/>
        <w:bottom w:val="none" w:sz="0" w:space="0" w:color="auto"/>
        <w:right w:val="none" w:sz="0" w:space="0" w:color="auto"/>
      </w:divBdr>
    </w:div>
    <w:div w:id="1807552913">
      <w:bodyDiv w:val="1"/>
      <w:marLeft w:val="0"/>
      <w:marRight w:val="0"/>
      <w:marTop w:val="0"/>
      <w:marBottom w:val="0"/>
      <w:divBdr>
        <w:top w:val="none" w:sz="0" w:space="0" w:color="auto"/>
        <w:left w:val="none" w:sz="0" w:space="0" w:color="auto"/>
        <w:bottom w:val="none" w:sz="0" w:space="0" w:color="auto"/>
        <w:right w:val="none" w:sz="0" w:space="0" w:color="auto"/>
      </w:divBdr>
    </w:div>
    <w:div w:id="1907033638">
      <w:bodyDiv w:val="1"/>
      <w:marLeft w:val="0"/>
      <w:marRight w:val="0"/>
      <w:marTop w:val="0"/>
      <w:marBottom w:val="0"/>
      <w:divBdr>
        <w:top w:val="none" w:sz="0" w:space="0" w:color="auto"/>
        <w:left w:val="none" w:sz="0" w:space="0" w:color="auto"/>
        <w:bottom w:val="none" w:sz="0" w:space="0" w:color="auto"/>
        <w:right w:val="none" w:sz="0" w:space="0" w:color="auto"/>
      </w:divBdr>
      <w:divsChild>
        <w:div w:id="535697671">
          <w:marLeft w:val="806"/>
          <w:marRight w:val="0"/>
          <w:marTop w:val="200"/>
          <w:marBottom w:val="0"/>
          <w:divBdr>
            <w:top w:val="none" w:sz="0" w:space="0" w:color="auto"/>
            <w:left w:val="none" w:sz="0" w:space="0" w:color="auto"/>
            <w:bottom w:val="none" w:sz="0" w:space="0" w:color="auto"/>
            <w:right w:val="none" w:sz="0" w:space="0" w:color="auto"/>
          </w:divBdr>
        </w:div>
        <w:div w:id="999503691">
          <w:marLeft w:val="1080"/>
          <w:marRight w:val="0"/>
          <w:marTop w:val="100"/>
          <w:marBottom w:val="0"/>
          <w:divBdr>
            <w:top w:val="none" w:sz="0" w:space="0" w:color="auto"/>
            <w:left w:val="none" w:sz="0" w:space="0" w:color="auto"/>
            <w:bottom w:val="none" w:sz="0" w:space="0" w:color="auto"/>
            <w:right w:val="none" w:sz="0" w:space="0" w:color="auto"/>
          </w:divBdr>
        </w:div>
        <w:div w:id="1107775630">
          <w:marLeft w:val="1080"/>
          <w:marRight w:val="0"/>
          <w:marTop w:val="100"/>
          <w:marBottom w:val="0"/>
          <w:divBdr>
            <w:top w:val="none" w:sz="0" w:space="0" w:color="auto"/>
            <w:left w:val="none" w:sz="0" w:space="0" w:color="auto"/>
            <w:bottom w:val="none" w:sz="0" w:space="0" w:color="auto"/>
            <w:right w:val="none" w:sz="0" w:space="0" w:color="auto"/>
          </w:divBdr>
        </w:div>
        <w:div w:id="1301809447">
          <w:marLeft w:val="1080"/>
          <w:marRight w:val="0"/>
          <w:marTop w:val="100"/>
          <w:marBottom w:val="0"/>
          <w:divBdr>
            <w:top w:val="none" w:sz="0" w:space="0" w:color="auto"/>
            <w:left w:val="none" w:sz="0" w:space="0" w:color="auto"/>
            <w:bottom w:val="none" w:sz="0" w:space="0" w:color="auto"/>
            <w:right w:val="none" w:sz="0" w:space="0" w:color="auto"/>
          </w:divBdr>
        </w:div>
        <w:div w:id="1604268429">
          <w:marLeft w:val="1080"/>
          <w:marRight w:val="0"/>
          <w:marTop w:val="100"/>
          <w:marBottom w:val="0"/>
          <w:divBdr>
            <w:top w:val="none" w:sz="0" w:space="0" w:color="auto"/>
            <w:left w:val="none" w:sz="0" w:space="0" w:color="auto"/>
            <w:bottom w:val="none" w:sz="0" w:space="0" w:color="auto"/>
            <w:right w:val="none" w:sz="0" w:space="0" w:color="auto"/>
          </w:divBdr>
        </w:div>
        <w:div w:id="1735590851">
          <w:marLeft w:val="1080"/>
          <w:marRight w:val="0"/>
          <w:marTop w:val="100"/>
          <w:marBottom w:val="0"/>
          <w:divBdr>
            <w:top w:val="none" w:sz="0" w:space="0" w:color="auto"/>
            <w:left w:val="none" w:sz="0" w:space="0" w:color="auto"/>
            <w:bottom w:val="none" w:sz="0" w:space="0" w:color="auto"/>
            <w:right w:val="none" w:sz="0" w:space="0" w:color="auto"/>
          </w:divBdr>
        </w:div>
      </w:divsChild>
    </w:div>
    <w:div w:id="1937203149">
      <w:bodyDiv w:val="1"/>
      <w:marLeft w:val="0"/>
      <w:marRight w:val="0"/>
      <w:marTop w:val="0"/>
      <w:marBottom w:val="0"/>
      <w:divBdr>
        <w:top w:val="none" w:sz="0" w:space="0" w:color="auto"/>
        <w:left w:val="none" w:sz="0" w:space="0" w:color="auto"/>
        <w:bottom w:val="none" w:sz="0" w:space="0" w:color="auto"/>
        <w:right w:val="none" w:sz="0" w:space="0" w:color="auto"/>
      </w:divBdr>
    </w:div>
    <w:div w:id="2013337211">
      <w:bodyDiv w:val="1"/>
      <w:marLeft w:val="0"/>
      <w:marRight w:val="0"/>
      <w:marTop w:val="0"/>
      <w:marBottom w:val="0"/>
      <w:divBdr>
        <w:top w:val="none" w:sz="0" w:space="0" w:color="auto"/>
        <w:left w:val="none" w:sz="0" w:space="0" w:color="auto"/>
        <w:bottom w:val="none" w:sz="0" w:space="0" w:color="auto"/>
        <w:right w:val="none" w:sz="0" w:space="0" w:color="auto"/>
      </w:divBdr>
    </w:div>
    <w:div w:id="2024748113">
      <w:bodyDiv w:val="1"/>
      <w:marLeft w:val="0"/>
      <w:marRight w:val="0"/>
      <w:marTop w:val="0"/>
      <w:marBottom w:val="0"/>
      <w:divBdr>
        <w:top w:val="none" w:sz="0" w:space="0" w:color="auto"/>
        <w:left w:val="none" w:sz="0" w:space="0" w:color="auto"/>
        <w:bottom w:val="none" w:sz="0" w:space="0" w:color="auto"/>
        <w:right w:val="none" w:sz="0" w:space="0" w:color="auto"/>
      </w:divBdr>
      <w:divsChild>
        <w:div w:id="145360276">
          <w:marLeft w:val="1080"/>
          <w:marRight w:val="0"/>
          <w:marTop w:val="100"/>
          <w:marBottom w:val="0"/>
          <w:divBdr>
            <w:top w:val="none" w:sz="0" w:space="0" w:color="auto"/>
            <w:left w:val="none" w:sz="0" w:space="0" w:color="auto"/>
            <w:bottom w:val="none" w:sz="0" w:space="0" w:color="auto"/>
            <w:right w:val="none" w:sz="0" w:space="0" w:color="auto"/>
          </w:divBdr>
        </w:div>
        <w:div w:id="1719821104">
          <w:marLeft w:val="1080"/>
          <w:marRight w:val="0"/>
          <w:marTop w:val="100"/>
          <w:marBottom w:val="0"/>
          <w:divBdr>
            <w:top w:val="none" w:sz="0" w:space="0" w:color="auto"/>
            <w:left w:val="none" w:sz="0" w:space="0" w:color="auto"/>
            <w:bottom w:val="none" w:sz="0" w:space="0" w:color="auto"/>
            <w:right w:val="none" w:sz="0" w:space="0" w:color="auto"/>
          </w:divBdr>
        </w:div>
        <w:div w:id="1796630073">
          <w:marLeft w:val="1080"/>
          <w:marRight w:val="0"/>
          <w:marTop w:val="100"/>
          <w:marBottom w:val="0"/>
          <w:divBdr>
            <w:top w:val="none" w:sz="0" w:space="0" w:color="auto"/>
            <w:left w:val="none" w:sz="0" w:space="0" w:color="auto"/>
            <w:bottom w:val="none" w:sz="0" w:space="0" w:color="auto"/>
            <w:right w:val="none" w:sz="0" w:space="0" w:color="auto"/>
          </w:divBdr>
        </w:div>
      </w:divsChild>
    </w:div>
    <w:div w:id="2039308155">
      <w:bodyDiv w:val="1"/>
      <w:marLeft w:val="0"/>
      <w:marRight w:val="0"/>
      <w:marTop w:val="0"/>
      <w:marBottom w:val="0"/>
      <w:divBdr>
        <w:top w:val="none" w:sz="0" w:space="0" w:color="auto"/>
        <w:left w:val="none" w:sz="0" w:space="0" w:color="auto"/>
        <w:bottom w:val="none" w:sz="0" w:space="0" w:color="auto"/>
        <w:right w:val="none" w:sz="0" w:space="0" w:color="auto"/>
      </w:divBdr>
      <w:divsChild>
        <w:div w:id="1025669151">
          <w:marLeft w:val="360"/>
          <w:marRight w:val="0"/>
          <w:marTop w:val="200"/>
          <w:marBottom w:val="0"/>
          <w:divBdr>
            <w:top w:val="none" w:sz="0" w:space="0" w:color="auto"/>
            <w:left w:val="none" w:sz="0" w:space="0" w:color="auto"/>
            <w:bottom w:val="none" w:sz="0" w:space="0" w:color="auto"/>
            <w:right w:val="none" w:sz="0" w:space="0" w:color="auto"/>
          </w:divBdr>
        </w:div>
        <w:div w:id="1384526027">
          <w:marLeft w:val="360"/>
          <w:marRight w:val="0"/>
          <w:marTop w:val="200"/>
          <w:marBottom w:val="0"/>
          <w:divBdr>
            <w:top w:val="none" w:sz="0" w:space="0" w:color="auto"/>
            <w:left w:val="none" w:sz="0" w:space="0" w:color="auto"/>
            <w:bottom w:val="none" w:sz="0" w:space="0" w:color="auto"/>
            <w:right w:val="none" w:sz="0" w:space="0" w:color="auto"/>
          </w:divBdr>
        </w:div>
        <w:div w:id="1421950006">
          <w:marLeft w:val="360"/>
          <w:marRight w:val="0"/>
          <w:marTop w:val="200"/>
          <w:marBottom w:val="0"/>
          <w:divBdr>
            <w:top w:val="none" w:sz="0" w:space="0" w:color="auto"/>
            <w:left w:val="none" w:sz="0" w:space="0" w:color="auto"/>
            <w:bottom w:val="none" w:sz="0" w:space="0" w:color="auto"/>
            <w:right w:val="none" w:sz="0" w:space="0" w:color="auto"/>
          </w:divBdr>
        </w:div>
        <w:div w:id="1567060386">
          <w:marLeft w:val="360"/>
          <w:marRight w:val="0"/>
          <w:marTop w:val="200"/>
          <w:marBottom w:val="0"/>
          <w:divBdr>
            <w:top w:val="none" w:sz="0" w:space="0" w:color="auto"/>
            <w:left w:val="none" w:sz="0" w:space="0" w:color="auto"/>
            <w:bottom w:val="none" w:sz="0" w:space="0" w:color="auto"/>
            <w:right w:val="none" w:sz="0" w:space="0" w:color="auto"/>
          </w:divBdr>
        </w:div>
        <w:div w:id="1591742847">
          <w:marLeft w:val="360"/>
          <w:marRight w:val="0"/>
          <w:marTop w:val="200"/>
          <w:marBottom w:val="0"/>
          <w:divBdr>
            <w:top w:val="none" w:sz="0" w:space="0" w:color="auto"/>
            <w:left w:val="none" w:sz="0" w:space="0" w:color="auto"/>
            <w:bottom w:val="none" w:sz="0" w:space="0" w:color="auto"/>
            <w:right w:val="none" w:sz="0" w:space="0" w:color="auto"/>
          </w:divBdr>
        </w:div>
      </w:divsChild>
    </w:div>
    <w:div w:id="2059741673">
      <w:bodyDiv w:val="1"/>
      <w:marLeft w:val="0"/>
      <w:marRight w:val="0"/>
      <w:marTop w:val="0"/>
      <w:marBottom w:val="0"/>
      <w:divBdr>
        <w:top w:val="none" w:sz="0" w:space="0" w:color="auto"/>
        <w:left w:val="none" w:sz="0" w:space="0" w:color="auto"/>
        <w:bottom w:val="none" w:sz="0" w:space="0" w:color="auto"/>
        <w:right w:val="none" w:sz="0" w:space="0" w:color="auto"/>
      </w:divBdr>
    </w:div>
    <w:div w:id="2066416662">
      <w:bodyDiv w:val="1"/>
      <w:marLeft w:val="0"/>
      <w:marRight w:val="0"/>
      <w:marTop w:val="0"/>
      <w:marBottom w:val="0"/>
      <w:divBdr>
        <w:top w:val="none" w:sz="0" w:space="0" w:color="auto"/>
        <w:left w:val="none" w:sz="0" w:space="0" w:color="auto"/>
        <w:bottom w:val="none" w:sz="0" w:space="0" w:color="auto"/>
        <w:right w:val="none" w:sz="0" w:space="0" w:color="auto"/>
      </w:divBdr>
      <w:divsChild>
        <w:div w:id="244608790">
          <w:marLeft w:val="576"/>
          <w:marRight w:val="0"/>
          <w:marTop w:val="80"/>
          <w:marBottom w:val="0"/>
          <w:divBdr>
            <w:top w:val="none" w:sz="0" w:space="0" w:color="auto"/>
            <w:left w:val="none" w:sz="0" w:space="0" w:color="auto"/>
            <w:bottom w:val="none" w:sz="0" w:space="0" w:color="auto"/>
            <w:right w:val="none" w:sz="0" w:space="0" w:color="auto"/>
          </w:divBdr>
        </w:div>
        <w:div w:id="386612107">
          <w:marLeft w:val="576"/>
          <w:marRight w:val="0"/>
          <w:marTop w:val="80"/>
          <w:marBottom w:val="0"/>
          <w:divBdr>
            <w:top w:val="none" w:sz="0" w:space="0" w:color="auto"/>
            <w:left w:val="none" w:sz="0" w:space="0" w:color="auto"/>
            <w:bottom w:val="none" w:sz="0" w:space="0" w:color="auto"/>
            <w:right w:val="none" w:sz="0" w:space="0" w:color="auto"/>
          </w:divBdr>
        </w:div>
        <w:div w:id="786512112">
          <w:marLeft w:val="576"/>
          <w:marRight w:val="0"/>
          <w:marTop w:val="80"/>
          <w:marBottom w:val="0"/>
          <w:divBdr>
            <w:top w:val="none" w:sz="0" w:space="0" w:color="auto"/>
            <w:left w:val="none" w:sz="0" w:space="0" w:color="auto"/>
            <w:bottom w:val="none" w:sz="0" w:space="0" w:color="auto"/>
            <w:right w:val="none" w:sz="0" w:space="0" w:color="auto"/>
          </w:divBdr>
        </w:div>
        <w:div w:id="1047879603">
          <w:marLeft w:val="576"/>
          <w:marRight w:val="0"/>
          <w:marTop w:val="80"/>
          <w:marBottom w:val="0"/>
          <w:divBdr>
            <w:top w:val="none" w:sz="0" w:space="0" w:color="auto"/>
            <w:left w:val="none" w:sz="0" w:space="0" w:color="auto"/>
            <w:bottom w:val="none" w:sz="0" w:space="0" w:color="auto"/>
            <w:right w:val="none" w:sz="0" w:space="0" w:color="auto"/>
          </w:divBdr>
        </w:div>
        <w:div w:id="1288775697">
          <w:marLeft w:val="576"/>
          <w:marRight w:val="0"/>
          <w:marTop w:val="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cpfc.int/node/29526" TargetMode="External"/><Relationship Id="rId18" Type="http://schemas.openxmlformats.org/officeDocument/2006/relationships/image" Target="media/image4.png"/><Relationship Id="rId26" Type="http://schemas.openxmlformats.org/officeDocument/2006/relationships/hyperlink" Target="http://www.wpcouncil.org/wp-content/uploads/2019/08/Large-11.C1-SC15-SA-WP-06-Oceanic-whitetip-shark_assessment-1.pdf"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paulh@spc.int" TargetMode="External"/><Relationship Id="rId17" Type="http://schemas.openxmlformats.org/officeDocument/2006/relationships/hyperlink" Target="https://meetings.wcpfc.int/node/10740" TargetMode="External"/><Relationship Id="rId25" Type="http://schemas.openxmlformats.org/officeDocument/2006/relationships/hyperlink" Target="https://meetings.wcpfc.int/node/7813" TargetMode="External"/><Relationship Id="rId33" Type="http://schemas.openxmlformats.org/officeDocument/2006/relationships/hyperlink" Target="https://doi.org/10.1002/eap.1606" TargetMode="External"/><Relationship Id="rId2" Type="http://schemas.openxmlformats.org/officeDocument/2006/relationships/customXml" Target="../customXml/item2.xml"/><Relationship Id="rId16" Type="http://schemas.openxmlformats.org/officeDocument/2006/relationships/hyperlink" Target="https://mc-stan.org/" TargetMode="External"/><Relationship Id="rId20" Type="http://schemas.openxmlformats.org/officeDocument/2006/relationships/image" Target="media/image6.png"/><Relationship Id="rId29" Type="http://schemas.openxmlformats.org/officeDocument/2006/relationships/hyperlink" Target="https://www.wcpfc.int/doc/eb-wp-01/p-kleiber-s-clarke-k-bigelow-h-nakano-m-mcallister-and-y-takeuchi-north-pacific-blue-sh"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pc.int/ofp/seapodym/" TargetMode="External"/><Relationship Id="rId32" Type="http://schemas.openxmlformats.org/officeDocument/2006/relationships/hyperlink" Target="https://meetings.wcpfc.int/node/7813"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sciencedirect.com/science/article/pii/S0967064519301511" TargetMode="External"/><Relationship Id="rId28" Type="http://schemas.openxmlformats.org/officeDocument/2006/relationships/hyperlink" Target="https://meetings.wcpfc.int/node/9652"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meetings.wcpfc.int/node/965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meetings.wcpfc.int/node/9156" TargetMode="External"/><Relationship Id="rId30" Type="http://schemas.openxmlformats.org/officeDocument/2006/relationships/hyperlink" Target="https://meetings.wcpfc.int/node/8742"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8B2545-36AD-4C07-9ECE-B68B204281DF}">
  <ds:schemaRefs>
    <ds:schemaRef ds:uri="http://schemas.openxmlformats.org/officeDocument/2006/bibliography"/>
  </ds:schemaRefs>
</ds:datastoreItem>
</file>

<file path=customXml/itemProps3.xml><?xml version="1.0" encoding="utf-8"?>
<ds:datastoreItem xmlns:ds="http://schemas.openxmlformats.org/officeDocument/2006/customXml" ds:itemID="{E39FCA9C-E68F-4727-93DA-69FEEBBE2762}">
  <ds:schemaRefs>
    <ds:schemaRef ds:uri="http://schemas.openxmlformats.org/officeDocument/2006/bibliography"/>
  </ds:schemaRefs>
</ds:datastoreItem>
</file>

<file path=customXml/itemProps4.xml><?xml version="1.0" encoding="utf-8"?>
<ds:datastoreItem xmlns:ds="http://schemas.openxmlformats.org/officeDocument/2006/customXml" ds:itemID="{E89A3FDE-3006-4EDB-85B1-9C8B5EF90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56</Pages>
  <Words>21402</Words>
  <Characters>121993</Characters>
  <Application>Microsoft Office Word</Application>
  <DocSecurity>0</DocSecurity>
  <Lines>1016</Lines>
  <Paragraphs>286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DRAFT REPORT</vt:lpstr>
      <vt:lpstr>Introduction</vt:lpstr>
      <vt:lpstr>DAY 1 – 2022 WCPFC-CA Southwest Pacific swordfishskipjack tuna stock assessment</vt:lpstr>
      <vt:lpstr>    Stock assessment overview presentation</vt:lpstr>
      <vt:lpstr>    Composition data </vt:lpstr>
      <vt:lpstr>    Tagging data </vt:lpstr>
      <vt:lpstr>        New model ensemble approach </vt:lpstr>
      <vt:lpstr>        Biological assumptions</vt:lpstr>
      <vt:lpstr>        Multi-sex considerations</vt:lpstr>
      <vt:lpstr>        CPUE</vt:lpstr>
      <vt:lpstr>    Proposed model development and approach for characterizing uncertainty</vt:lpstr>
      <vt:lpstr>    Follow-up regarding CPUE analysis for south west Pacific swordfish </vt:lpstr>
      <vt:lpstr>DAY 2 – South Pacific albacore</vt:lpstr>
      <vt:lpstr>    Stock assessment overview presentation</vt:lpstr>
      <vt:lpstr>        Spatial/fishery structures and fishery data</vt:lpstr>
      <vt:lpstr>        Tag-recapture data</vt:lpstr>
      <vt:lpstr>        SEAPODYM as a source of movement rate information for the model</vt:lpstr>
      <vt:lpstr>        </vt:lpstr>
      <vt:lpstr>        CPUE analysis</vt:lpstr>
      <vt:lpstr>        New growth model – presentation from CSIRO</vt:lpstr>
      <vt:lpstr>        Biological assumptions, multi-sex v single sex</vt:lpstr>
      <vt:lpstr>    Stepwise diagnostic development </vt:lpstr>
      <vt:lpstr>DAY 3 – MULTIFAN-CL update, Southwest Pacific Blue shark assessment, length-weig</vt:lpstr>
      <vt:lpstr>        Multifan-CL update</vt:lpstr>
    </vt:vector>
  </TitlesOfParts>
  <Company>SPC/CPS</Company>
  <LinksUpToDate>false</LinksUpToDate>
  <CharactersWithSpaces>143109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REPORT</dc:title>
  <dc:subject/>
  <dc:creator>sheltonh</dc:creator>
  <cp:keywords/>
  <dc:description/>
  <cp:lastModifiedBy>Paul Hamer</cp:lastModifiedBy>
  <cp:revision>1</cp:revision>
  <cp:lastPrinted>2019-04-05T03:00:00Z</cp:lastPrinted>
  <dcterms:created xsi:type="dcterms:W3CDTF">2022-04-07T03:13:00Z</dcterms:created>
  <dcterms:modified xsi:type="dcterms:W3CDTF">2022-04-20T05:35:00Z</dcterms:modified>
</cp:coreProperties>
</file>